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EAF16" w14:textId="77777777" w:rsidR="000E2856" w:rsidRDefault="000E2856" w:rsidP="000E2856">
      <w:pPr>
        <w:spacing w:line="259" w:lineRule="auto"/>
        <w:jc w:val="both"/>
        <w:rPr>
          <w:rFonts w:ascii="Arial" w:hAnsi="Arial" w:cs="Arial"/>
        </w:rPr>
      </w:pPr>
    </w:p>
    <w:p w14:paraId="69F13AD7" w14:textId="77777777" w:rsidR="00FB3E68" w:rsidRDefault="00FB3E68" w:rsidP="000E2856">
      <w:pPr>
        <w:spacing w:line="259" w:lineRule="auto"/>
        <w:jc w:val="both"/>
        <w:rPr>
          <w:rFonts w:ascii="Arial" w:hAnsi="Arial" w:cs="Arial"/>
        </w:rPr>
      </w:pPr>
    </w:p>
    <w:p w14:paraId="4AB19B43" w14:textId="77777777" w:rsidR="00FB3E68" w:rsidRDefault="00FB3E68" w:rsidP="000E2856">
      <w:pPr>
        <w:spacing w:line="259" w:lineRule="auto"/>
        <w:jc w:val="both"/>
        <w:rPr>
          <w:rFonts w:ascii="Arial" w:hAnsi="Arial" w:cs="Arial"/>
        </w:rPr>
      </w:pPr>
    </w:p>
    <w:p w14:paraId="3FEDB69A" w14:textId="77777777" w:rsidR="00FB3E68" w:rsidRDefault="00FB3E68" w:rsidP="000E2856">
      <w:pPr>
        <w:spacing w:line="259" w:lineRule="auto"/>
        <w:jc w:val="both"/>
        <w:rPr>
          <w:rFonts w:ascii="Arial" w:hAnsi="Arial" w:cs="Arial"/>
        </w:rPr>
      </w:pPr>
    </w:p>
    <w:p w14:paraId="470913F6" w14:textId="77777777" w:rsidR="00FB3E68" w:rsidRDefault="00FB3E68" w:rsidP="000E2856">
      <w:pPr>
        <w:spacing w:line="259" w:lineRule="auto"/>
        <w:jc w:val="both"/>
        <w:rPr>
          <w:rFonts w:ascii="Arial" w:hAnsi="Arial" w:cs="Arial"/>
        </w:rPr>
      </w:pPr>
    </w:p>
    <w:p w14:paraId="00C627D7" w14:textId="77777777" w:rsidR="00FB3E68" w:rsidRDefault="00FB3E68" w:rsidP="000E2856">
      <w:pPr>
        <w:spacing w:line="259" w:lineRule="auto"/>
        <w:jc w:val="both"/>
        <w:rPr>
          <w:rFonts w:ascii="Arial" w:hAnsi="Arial" w:cs="Arial"/>
        </w:rPr>
      </w:pPr>
    </w:p>
    <w:p w14:paraId="22C4DA2D" w14:textId="77777777" w:rsidR="00FB3E68" w:rsidRDefault="00FB3E68" w:rsidP="000E2856">
      <w:pPr>
        <w:spacing w:line="259" w:lineRule="auto"/>
        <w:jc w:val="both"/>
        <w:rPr>
          <w:rFonts w:ascii="Arial" w:hAnsi="Arial" w:cs="Arial"/>
        </w:rPr>
      </w:pPr>
    </w:p>
    <w:p w14:paraId="2085ADA6" w14:textId="77777777" w:rsidR="00FB3E68" w:rsidRDefault="00FB3E68" w:rsidP="000E2856">
      <w:pPr>
        <w:spacing w:line="259" w:lineRule="auto"/>
        <w:jc w:val="both"/>
        <w:rPr>
          <w:rFonts w:ascii="Arial" w:hAnsi="Arial" w:cs="Arial"/>
        </w:rPr>
      </w:pPr>
    </w:p>
    <w:p w14:paraId="58C40127" w14:textId="77777777" w:rsidR="00FB3E68" w:rsidRDefault="00FB3E68" w:rsidP="000E2856">
      <w:pPr>
        <w:spacing w:line="259" w:lineRule="auto"/>
        <w:jc w:val="both"/>
        <w:rPr>
          <w:rFonts w:ascii="Arial" w:hAnsi="Arial" w:cs="Arial"/>
        </w:rPr>
      </w:pPr>
    </w:p>
    <w:p w14:paraId="60DF239E" w14:textId="77777777" w:rsidR="00FB3E68" w:rsidRDefault="00FB3E68" w:rsidP="000E2856">
      <w:pPr>
        <w:spacing w:line="259" w:lineRule="auto"/>
        <w:jc w:val="both"/>
        <w:rPr>
          <w:rFonts w:ascii="Arial" w:hAnsi="Arial" w:cs="Arial"/>
        </w:rPr>
      </w:pPr>
    </w:p>
    <w:p w14:paraId="4C34FE6B" w14:textId="77777777" w:rsidR="00FB3E68" w:rsidRDefault="00FB3E68" w:rsidP="000E2856">
      <w:pPr>
        <w:spacing w:line="259" w:lineRule="auto"/>
        <w:jc w:val="both"/>
        <w:rPr>
          <w:rFonts w:ascii="Arial" w:hAnsi="Arial" w:cs="Arial"/>
        </w:rPr>
      </w:pPr>
    </w:p>
    <w:p w14:paraId="3622967A" w14:textId="77777777" w:rsidR="00FB3E68" w:rsidRDefault="00FB3E68" w:rsidP="000E2856">
      <w:pPr>
        <w:spacing w:line="259" w:lineRule="auto"/>
        <w:jc w:val="both"/>
        <w:rPr>
          <w:rFonts w:ascii="Arial" w:hAnsi="Arial" w:cs="Arial"/>
        </w:rPr>
      </w:pPr>
    </w:p>
    <w:p w14:paraId="3CA42F28" w14:textId="77777777" w:rsidR="00FB3E68" w:rsidRDefault="00FB3E68" w:rsidP="000E2856">
      <w:pPr>
        <w:spacing w:line="259" w:lineRule="auto"/>
        <w:jc w:val="both"/>
        <w:rPr>
          <w:rFonts w:ascii="Arial" w:hAnsi="Arial" w:cs="Arial"/>
        </w:rPr>
      </w:pPr>
    </w:p>
    <w:p w14:paraId="4CF2A18B" w14:textId="77777777" w:rsidR="00FB3E68" w:rsidRPr="00852CE0" w:rsidRDefault="00FB3E68" w:rsidP="00FB3E68">
      <w:pPr>
        <w:pStyle w:val="Title"/>
        <w:spacing w:line="259" w:lineRule="auto"/>
        <w:rPr>
          <w:rFonts w:ascii="Arial" w:hAnsi="Arial"/>
          <w:sz w:val="28"/>
          <w:szCs w:val="28"/>
        </w:rPr>
      </w:pPr>
      <w:r w:rsidRPr="00852CE0">
        <w:rPr>
          <w:rFonts w:ascii="Arial" w:hAnsi="Arial"/>
          <w:sz w:val="28"/>
          <w:szCs w:val="28"/>
        </w:rPr>
        <w:t>RESEARCH COLLABORATION AGREEMENT</w:t>
      </w:r>
    </w:p>
    <w:p w14:paraId="132C2F9C" w14:textId="77777777" w:rsidR="00FB3E68" w:rsidRPr="00852CE0" w:rsidRDefault="00FB3E68" w:rsidP="00FB3E68">
      <w:pPr>
        <w:pStyle w:val="Title"/>
        <w:spacing w:line="259" w:lineRule="auto"/>
        <w:rPr>
          <w:rFonts w:ascii="Arial" w:hAnsi="Arial"/>
          <w:sz w:val="24"/>
          <w:szCs w:val="24"/>
        </w:rPr>
      </w:pPr>
    </w:p>
    <w:p w14:paraId="212B2C8B" w14:textId="77777777" w:rsidR="00FB3E68" w:rsidRPr="00852CE0" w:rsidRDefault="00FB3E68" w:rsidP="00FB3E68">
      <w:pPr>
        <w:pStyle w:val="Title"/>
        <w:spacing w:line="259" w:lineRule="auto"/>
        <w:rPr>
          <w:rFonts w:ascii="Arial" w:hAnsi="Arial"/>
          <w:sz w:val="24"/>
          <w:szCs w:val="24"/>
        </w:rPr>
      </w:pPr>
    </w:p>
    <w:p w14:paraId="1058A52B" w14:textId="77777777" w:rsidR="00FB3E68" w:rsidRPr="00852CE0" w:rsidRDefault="00FB3E68" w:rsidP="00FB3E68">
      <w:pPr>
        <w:pStyle w:val="Title"/>
        <w:spacing w:line="259" w:lineRule="auto"/>
        <w:rPr>
          <w:rFonts w:ascii="Arial" w:hAnsi="Arial"/>
          <w:sz w:val="24"/>
          <w:szCs w:val="24"/>
        </w:rPr>
      </w:pPr>
      <w:r w:rsidRPr="00852CE0">
        <w:rPr>
          <w:rFonts w:ascii="Arial" w:hAnsi="Arial"/>
          <w:sz w:val="24"/>
          <w:szCs w:val="24"/>
        </w:rPr>
        <w:t>BETWEEN</w:t>
      </w:r>
    </w:p>
    <w:p w14:paraId="33C51FD7" w14:textId="77777777" w:rsidR="00FB3E68" w:rsidRPr="00852CE0" w:rsidRDefault="00FB3E68" w:rsidP="00FB3E68">
      <w:pPr>
        <w:spacing w:line="259" w:lineRule="auto"/>
        <w:jc w:val="center"/>
        <w:rPr>
          <w:rFonts w:ascii="Arial" w:hAnsi="Arial"/>
          <w:b/>
          <w:sz w:val="24"/>
          <w:szCs w:val="24"/>
        </w:rPr>
      </w:pPr>
    </w:p>
    <w:p w14:paraId="2C633DF1" w14:textId="77777777" w:rsidR="00FB3E68" w:rsidRPr="00852CE0" w:rsidRDefault="00FB3E68" w:rsidP="00FB3E68">
      <w:pPr>
        <w:spacing w:line="259" w:lineRule="auto"/>
        <w:jc w:val="center"/>
        <w:rPr>
          <w:rFonts w:ascii="Arial" w:hAnsi="Arial"/>
          <w:b/>
          <w:sz w:val="24"/>
          <w:szCs w:val="24"/>
        </w:rPr>
      </w:pPr>
      <w:r w:rsidRPr="00852CE0">
        <w:rPr>
          <w:rFonts w:ascii="Arial" w:hAnsi="Arial"/>
          <w:b/>
          <w:sz w:val="24"/>
          <w:szCs w:val="24"/>
        </w:rPr>
        <w:t>NGEE ANN POLYTECHNIC</w:t>
      </w:r>
    </w:p>
    <w:p w14:paraId="764C2149" w14:textId="77777777" w:rsidR="00FB3E68" w:rsidRPr="00852CE0" w:rsidRDefault="00FB3E68" w:rsidP="00FB3E68">
      <w:pPr>
        <w:spacing w:line="259" w:lineRule="auto"/>
        <w:jc w:val="center"/>
        <w:rPr>
          <w:rFonts w:ascii="Arial" w:hAnsi="Arial"/>
          <w:b/>
          <w:sz w:val="24"/>
          <w:szCs w:val="24"/>
        </w:rPr>
      </w:pPr>
    </w:p>
    <w:p w14:paraId="61A5EC72" w14:textId="77777777" w:rsidR="00FB3E68" w:rsidRPr="00852CE0" w:rsidRDefault="00FB3E68" w:rsidP="00FB3E68">
      <w:pPr>
        <w:spacing w:line="259" w:lineRule="auto"/>
        <w:jc w:val="center"/>
        <w:rPr>
          <w:rFonts w:ascii="Arial" w:hAnsi="Arial"/>
          <w:b/>
          <w:sz w:val="24"/>
          <w:szCs w:val="24"/>
        </w:rPr>
      </w:pPr>
      <w:r w:rsidRPr="00852CE0">
        <w:rPr>
          <w:rFonts w:ascii="Arial" w:hAnsi="Arial"/>
          <w:b/>
          <w:sz w:val="24"/>
          <w:szCs w:val="24"/>
        </w:rPr>
        <w:t>AND</w:t>
      </w:r>
    </w:p>
    <w:p w14:paraId="356CC63A" w14:textId="77777777" w:rsidR="00FB3E68" w:rsidRPr="00852CE0" w:rsidRDefault="00FB3E68" w:rsidP="00FB3E68">
      <w:pPr>
        <w:spacing w:line="259" w:lineRule="auto"/>
        <w:jc w:val="center"/>
        <w:rPr>
          <w:rFonts w:ascii="Arial" w:hAnsi="Arial"/>
          <w:b/>
          <w:sz w:val="24"/>
          <w:szCs w:val="24"/>
        </w:rPr>
      </w:pPr>
    </w:p>
    <w:p w14:paraId="57B6527F" w14:textId="306D9CE8" w:rsidR="00FB3E68" w:rsidRPr="00852CE0" w:rsidRDefault="002B6603" w:rsidP="00FB3E68">
      <w:pPr>
        <w:spacing w:line="259" w:lineRule="auto"/>
        <w:jc w:val="center"/>
        <w:rPr>
          <w:rFonts w:ascii="Arial" w:hAnsi="Arial"/>
          <w:b/>
          <w:sz w:val="24"/>
          <w:szCs w:val="24"/>
        </w:rPr>
      </w:pPr>
      <w:r>
        <w:rPr>
          <w:rFonts w:ascii="Arial" w:hAnsi="Arial"/>
          <w:b/>
          <w:sz w:val="24"/>
          <w:szCs w:val="24"/>
        </w:rPr>
        <w:t>INFINEON TECHNOLOGIES</w:t>
      </w:r>
      <w:ins w:id="0" w:author="Samantha" w:date="2026-08-27T17:11:00Z" w16du:dateUtc="2026-08-27T09:11:00Z">
        <w:r w:rsidR="009E4660">
          <w:rPr>
            <w:rFonts w:ascii="Arial" w:hAnsi="Arial"/>
            <w:b/>
            <w:sz w:val="24"/>
            <w:szCs w:val="24"/>
          </w:rPr>
          <w:t xml:space="preserve"> </w:t>
        </w:r>
        <w:r w:rsidR="009E4660" w:rsidRPr="00002D70">
          <w:rPr>
            <w:rFonts w:ascii="Arial" w:hAnsi="Arial"/>
            <w:b/>
            <w:sz w:val="24"/>
            <w:szCs w:val="24"/>
          </w:rPr>
          <w:t>ASIA PACIFIC PTE LTD</w:t>
        </w:r>
      </w:ins>
    </w:p>
    <w:p w14:paraId="0887C934" w14:textId="77777777" w:rsidR="00FB3E68" w:rsidRPr="00852CE0" w:rsidRDefault="00FB3E68" w:rsidP="00FB3E68">
      <w:pPr>
        <w:spacing w:line="259" w:lineRule="auto"/>
        <w:jc w:val="center"/>
        <w:rPr>
          <w:rFonts w:ascii="Arial" w:hAnsi="Arial"/>
          <w:b/>
          <w:sz w:val="24"/>
          <w:szCs w:val="24"/>
        </w:rPr>
      </w:pPr>
    </w:p>
    <w:p w14:paraId="5C3E750E" w14:textId="77777777" w:rsidR="00FB3E68" w:rsidRDefault="00FB3E68" w:rsidP="00FB3E68">
      <w:pPr>
        <w:spacing w:line="259" w:lineRule="auto"/>
        <w:jc w:val="center"/>
        <w:rPr>
          <w:rFonts w:ascii="Arial" w:hAnsi="Arial"/>
          <w:b/>
          <w:sz w:val="24"/>
          <w:szCs w:val="24"/>
        </w:rPr>
      </w:pPr>
    </w:p>
    <w:p w14:paraId="6D8450C7" w14:textId="77777777" w:rsidR="00FE25C6" w:rsidRDefault="00FE25C6" w:rsidP="00FB3E68">
      <w:pPr>
        <w:spacing w:line="259" w:lineRule="auto"/>
        <w:jc w:val="center"/>
        <w:rPr>
          <w:rFonts w:ascii="Arial" w:hAnsi="Arial"/>
          <w:b/>
          <w:sz w:val="24"/>
          <w:szCs w:val="24"/>
        </w:rPr>
      </w:pPr>
    </w:p>
    <w:p w14:paraId="2C0A2AB8" w14:textId="77777777" w:rsidR="00FE25C6" w:rsidRDefault="00FE25C6" w:rsidP="00FB3E68">
      <w:pPr>
        <w:spacing w:line="259" w:lineRule="auto"/>
        <w:jc w:val="center"/>
        <w:rPr>
          <w:rFonts w:ascii="Arial" w:hAnsi="Arial"/>
          <w:b/>
          <w:sz w:val="24"/>
          <w:szCs w:val="24"/>
        </w:rPr>
      </w:pPr>
    </w:p>
    <w:p w14:paraId="623A73FF" w14:textId="77777777" w:rsidR="00FE25C6" w:rsidRDefault="00FE25C6" w:rsidP="00FB3E68">
      <w:pPr>
        <w:spacing w:line="259" w:lineRule="auto"/>
        <w:jc w:val="center"/>
        <w:rPr>
          <w:rFonts w:ascii="Arial" w:hAnsi="Arial"/>
          <w:b/>
          <w:sz w:val="24"/>
          <w:szCs w:val="24"/>
        </w:rPr>
      </w:pPr>
    </w:p>
    <w:p w14:paraId="7E150561" w14:textId="77777777" w:rsidR="00FB3E68" w:rsidRPr="00852CE0" w:rsidRDefault="00FB3E68" w:rsidP="00FB3E68">
      <w:pPr>
        <w:spacing w:line="259" w:lineRule="auto"/>
        <w:jc w:val="center"/>
        <w:rPr>
          <w:rFonts w:ascii="Arial" w:hAnsi="Arial"/>
          <w:b/>
          <w:sz w:val="24"/>
          <w:szCs w:val="24"/>
        </w:rPr>
      </w:pPr>
    </w:p>
    <w:p w14:paraId="631D7785" w14:textId="77777777" w:rsidR="00FB3E68" w:rsidRDefault="00FB3E68" w:rsidP="00FB3E68">
      <w:pPr>
        <w:jc w:val="center"/>
        <w:rPr>
          <w:rFonts w:ascii="Arial" w:hAnsi="Arial" w:cs="Arial"/>
          <w:b/>
          <w:sz w:val="24"/>
          <w:szCs w:val="24"/>
        </w:rPr>
      </w:pPr>
      <w:r w:rsidRPr="00852CE0">
        <w:rPr>
          <w:rFonts w:ascii="Arial" w:hAnsi="Arial" w:cs="Arial"/>
          <w:b/>
          <w:sz w:val="24"/>
          <w:szCs w:val="24"/>
        </w:rPr>
        <w:t>PROJECT TITLE:</w:t>
      </w:r>
    </w:p>
    <w:p w14:paraId="7C7F168F" w14:textId="77777777" w:rsidR="00FB3E68" w:rsidRPr="00852CE0" w:rsidRDefault="00FB3E68" w:rsidP="00FB3E68">
      <w:pPr>
        <w:jc w:val="center"/>
        <w:rPr>
          <w:rFonts w:ascii="Arial" w:hAnsi="Arial" w:cs="Arial"/>
          <w:b/>
          <w:sz w:val="24"/>
          <w:szCs w:val="24"/>
        </w:rPr>
      </w:pPr>
    </w:p>
    <w:p w14:paraId="329165B5" w14:textId="30370B51" w:rsidR="00FB3E68" w:rsidRDefault="00687591" w:rsidP="00687591">
      <w:pPr>
        <w:jc w:val="center"/>
        <w:rPr>
          <w:rFonts w:ascii="Arial" w:hAnsi="Arial" w:cs="Arial"/>
          <w:b/>
          <w:sz w:val="24"/>
          <w:szCs w:val="24"/>
        </w:rPr>
      </w:pPr>
      <w:bookmarkStart w:id="1" w:name="_Hlk237004588"/>
      <w:r w:rsidRPr="00687591">
        <w:rPr>
          <w:rFonts w:ascii="Arial" w:hAnsi="Arial" w:cs="Arial"/>
          <w:b/>
          <w:sz w:val="24"/>
          <w:szCs w:val="24"/>
        </w:rPr>
        <w:t>Automotive Battery Thermal Runaway Prediction</w:t>
      </w:r>
      <w:bookmarkEnd w:id="1"/>
    </w:p>
    <w:p w14:paraId="7E8DD840" w14:textId="3E6F5909" w:rsidR="00FE25C6" w:rsidRPr="00FE25C6" w:rsidRDefault="00FE25C6" w:rsidP="00FE25C6">
      <w:pPr>
        <w:jc w:val="center"/>
        <w:rPr>
          <w:rFonts w:ascii="Arial" w:hAnsi="Arial" w:cs="Arial"/>
          <w:b/>
          <w:sz w:val="24"/>
          <w:szCs w:val="24"/>
        </w:rPr>
      </w:pPr>
      <w:r>
        <w:rPr>
          <w:rFonts w:ascii="Arial" w:hAnsi="Arial" w:cs="Arial"/>
          <w:b/>
          <w:sz w:val="24"/>
          <w:szCs w:val="24"/>
        </w:rPr>
        <w:t>(NP Ref: [</w:t>
      </w:r>
      <w:r>
        <w:rPr>
          <w:rFonts w:ascii="Arial" w:hAnsi="Arial" w:cs="Arial"/>
          <w:b/>
          <w:sz w:val="24"/>
          <w:szCs w:val="24"/>
        </w:rPr>
        <w:sym w:font="Wingdings" w:char="F06C"/>
      </w:r>
      <w:r>
        <w:rPr>
          <w:rFonts w:ascii="Arial" w:hAnsi="Arial" w:cs="Arial"/>
          <w:b/>
          <w:sz w:val="24"/>
          <w:szCs w:val="24"/>
        </w:rPr>
        <w:t xml:space="preserve"> TBC])</w:t>
      </w:r>
    </w:p>
    <w:p w14:paraId="0EF7B10A" w14:textId="77777777" w:rsidR="00FB3E68" w:rsidRPr="00852CE0" w:rsidRDefault="00FB3E68" w:rsidP="00FB3E68">
      <w:pPr>
        <w:jc w:val="both"/>
        <w:rPr>
          <w:sz w:val="24"/>
          <w:szCs w:val="24"/>
        </w:rPr>
      </w:pPr>
    </w:p>
    <w:p w14:paraId="4F4F8FC5" w14:textId="77777777" w:rsidR="00FB3E68" w:rsidRPr="00852CE0" w:rsidRDefault="00FB3E68" w:rsidP="00FB3E68">
      <w:pPr>
        <w:spacing w:line="259" w:lineRule="auto"/>
        <w:jc w:val="center"/>
        <w:rPr>
          <w:rFonts w:ascii="Arial" w:hAnsi="Arial"/>
          <w:b/>
          <w:sz w:val="24"/>
          <w:szCs w:val="24"/>
        </w:rPr>
      </w:pPr>
    </w:p>
    <w:p w14:paraId="3A4B48D1" w14:textId="77777777" w:rsidR="00FB3E68" w:rsidRPr="00852CE0" w:rsidRDefault="00FB3E68" w:rsidP="00FB3E68">
      <w:pPr>
        <w:spacing w:line="259" w:lineRule="auto"/>
        <w:jc w:val="both"/>
        <w:rPr>
          <w:rFonts w:ascii="Arial" w:hAnsi="Arial"/>
          <w:sz w:val="24"/>
          <w:szCs w:val="24"/>
        </w:rPr>
      </w:pPr>
    </w:p>
    <w:p w14:paraId="75354201" w14:textId="77777777" w:rsidR="00FB3E68" w:rsidRPr="00852CE0" w:rsidRDefault="00FB3E68" w:rsidP="00FB3E68">
      <w:pPr>
        <w:widowControl/>
        <w:overflowPunct/>
        <w:autoSpaceDE/>
        <w:autoSpaceDN/>
        <w:adjustRightInd/>
        <w:rPr>
          <w:rFonts w:ascii="Arial" w:hAnsi="Arial"/>
          <w:sz w:val="24"/>
          <w:szCs w:val="24"/>
        </w:rPr>
      </w:pPr>
      <w:r w:rsidRPr="00852CE0">
        <w:rPr>
          <w:rFonts w:ascii="Arial" w:hAnsi="Arial"/>
          <w:sz w:val="24"/>
          <w:szCs w:val="24"/>
        </w:rPr>
        <w:br w:type="page"/>
      </w:r>
    </w:p>
    <w:p w14:paraId="2168CFA5" w14:textId="77777777" w:rsidR="00FB3E68" w:rsidRPr="004C588A" w:rsidRDefault="00FB3E68" w:rsidP="000E2856">
      <w:pPr>
        <w:spacing w:line="259" w:lineRule="auto"/>
        <w:jc w:val="both"/>
        <w:rPr>
          <w:rFonts w:ascii="Arial" w:hAnsi="Arial" w:cs="Arial"/>
        </w:rPr>
      </w:pPr>
    </w:p>
    <w:p w14:paraId="27EFA2A7" w14:textId="5395C627" w:rsidR="000E2856" w:rsidRPr="004C588A" w:rsidRDefault="000E2856" w:rsidP="000E2856">
      <w:pPr>
        <w:spacing w:line="259" w:lineRule="auto"/>
        <w:jc w:val="both"/>
        <w:rPr>
          <w:rFonts w:ascii="Arial" w:hAnsi="Arial" w:cs="Arial"/>
        </w:rPr>
      </w:pPr>
      <w:r w:rsidRPr="004C588A">
        <w:rPr>
          <w:rFonts w:ascii="Arial" w:hAnsi="Arial" w:cs="Arial"/>
        </w:rPr>
        <w:t xml:space="preserve">This </w:t>
      </w:r>
      <w:ins w:id="2" w:author="Samantha" w:date="2026-08-27T18:45:00Z" w16du:dateUtc="2026-08-27T10:45:00Z">
        <w:r w:rsidR="008E62A2" w:rsidRPr="008E62A2">
          <w:rPr>
            <w:rFonts w:ascii="Arial" w:hAnsi="Arial" w:cs="Arial"/>
          </w:rPr>
          <w:t>Research Collaboration Agreement</w:t>
        </w:r>
        <w:r w:rsidR="008E62A2">
          <w:rPr>
            <w:rFonts w:ascii="Arial" w:hAnsi="Arial" w:cs="Arial"/>
          </w:rPr>
          <w:t xml:space="preserve"> (“</w:t>
        </w:r>
      </w:ins>
      <w:r w:rsidRPr="004C588A">
        <w:rPr>
          <w:rFonts w:ascii="Arial" w:hAnsi="Arial" w:cs="Arial"/>
        </w:rPr>
        <w:t>Agreement</w:t>
      </w:r>
      <w:ins w:id="3" w:author="Samantha" w:date="2026-08-27T18:45:00Z" w16du:dateUtc="2026-08-27T10:45:00Z">
        <w:r w:rsidR="008E62A2">
          <w:rPr>
            <w:rFonts w:ascii="Arial" w:hAnsi="Arial" w:cs="Arial"/>
          </w:rPr>
          <w:t>”)</w:t>
        </w:r>
      </w:ins>
      <w:r w:rsidRPr="004C588A">
        <w:rPr>
          <w:rFonts w:ascii="Arial" w:hAnsi="Arial" w:cs="Arial"/>
        </w:rPr>
        <w:t xml:space="preserve"> </w:t>
      </w:r>
      <w:r w:rsidR="00FE25C6" w:rsidRPr="00FE25C6">
        <w:rPr>
          <w:rFonts w:ascii="Arial" w:hAnsi="Arial" w:cs="Arial"/>
        </w:rPr>
        <w:t xml:space="preserve">is made on the last date of the signature of this agreement </w:t>
      </w:r>
      <w:r w:rsidR="00FE25C6">
        <w:rPr>
          <w:rFonts w:ascii="Arial" w:hAnsi="Arial" w:cs="Arial"/>
        </w:rPr>
        <w:t>between</w:t>
      </w:r>
    </w:p>
    <w:p w14:paraId="2F3FBB55" w14:textId="77777777" w:rsidR="000E2856" w:rsidRPr="004C588A" w:rsidRDefault="000E2856" w:rsidP="000E2856">
      <w:pPr>
        <w:spacing w:line="259" w:lineRule="auto"/>
        <w:jc w:val="both"/>
        <w:rPr>
          <w:rFonts w:ascii="Arial" w:hAnsi="Arial" w:cs="Arial"/>
        </w:rPr>
      </w:pPr>
    </w:p>
    <w:p w14:paraId="3B027D7A" w14:textId="760CEC57" w:rsidR="000E2856" w:rsidRPr="004C588A" w:rsidRDefault="008B379B" w:rsidP="000E2856">
      <w:pPr>
        <w:spacing w:line="259" w:lineRule="auto"/>
        <w:ind w:left="720"/>
        <w:jc w:val="both"/>
        <w:rPr>
          <w:rFonts w:ascii="Arial" w:hAnsi="Arial" w:cs="Arial"/>
        </w:rPr>
      </w:pPr>
      <w:r w:rsidRPr="004C588A">
        <w:rPr>
          <w:rFonts w:ascii="Arial" w:hAnsi="Arial" w:cs="Arial"/>
          <w:b/>
        </w:rPr>
        <w:t>Ngee Ann Polytechnic</w:t>
      </w:r>
      <w:r w:rsidR="00C04AAC" w:rsidRPr="004C588A">
        <w:rPr>
          <w:rFonts w:ascii="Arial" w:hAnsi="Arial" w:cs="Arial"/>
          <w:b/>
        </w:rPr>
        <w:t xml:space="preserve"> (</w:t>
      </w:r>
      <w:r w:rsidR="00F93C9F" w:rsidRPr="004C588A">
        <w:rPr>
          <w:rFonts w:ascii="Arial" w:hAnsi="Arial" w:cs="Arial"/>
          <w:b/>
        </w:rPr>
        <w:t>UEN</w:t>
      </w:r>
      <w:r w:rsidR="00C04AAC" w:rsidRPr="004C588A">
        <w:rPr>
          <w:rFonts w:ascii="Arial" w:hAnsi="Arial" w:cs="Arial"/>
          <w:b/>
        </w:rPr>
        <w:t>: T08GB0039A)</w:t>
      </w:r>
      <w:r w:rsidR="000E2856" w:rsidRPr="004C588A">
        <w:rPr>
          <w:rFonts w:ascii="Arial" w:hAnsi="Arial" w:cs="Arial"/>
        </w:rPr>
        <w:t xml:space="preserve">, </w:t>
      </w:r>
      <w:r w:rsidR="00766EDF" w:rsidRPr="00766EDF">
        <w:rPr>
          <w:rFonts w:ascii="Arial" w:hAnsi="Arial" w:cs="Arial"/>
        </w:rPr>
        <w:t>a body corporate incorporated under the Ngee Ann Polytechnic Act 1967 and having its registered address at 535 Clementi Road, Singapore 599489</w:t>
      </w:r>
      <w:r w:rsidR="00C04AAC" w:rsidRPr="004C588A">
        <w:rPr>
          <w:rFonts w:ascii="Arial" w:hAnsi="Arial" w:cs="Arial"/>
        </w:rPr>
        <w:t xml:space="preserve"> (hereinafter referred to as "</w:t>
      </w:r>
      <w:r w:rsidR="00C04AAC" w:rsidRPr="004C588A">
        <w:rPr>
          <w:rFonts w:ascii="Arial" w:hAnsi="Arial" w:cs="Arial"/>
          <w:b/>
        </w:rPr>
        <w:t>Ngee Ann Polytechnic</w:t>
      </w:r>
      <w:r w:rsidR="000E2856" w:rsidRPr="004C588A">
        <w:rPr>
          <w:rFonts w:ascii="Arial" w:hAnsi="Arial" w:cs="Arial"/>
        </w:rPr>
        <w:t>"</w:t>
      </w:r>
      <w:ins w:id="4" w:author="Samantha" w:date="2026-08-27T18:44:00Z" w16du:dateUtc="2026-08-27T10:44:00Z">
        <w:r w:rsidR="008E62A2">
          <w:rPr>
            <w:rFonts w:ascii="Arial" w:hAnsi="Arial" w:cs="Arial"/>
          </w:rPr>
          <w:t xml:space="preserve"> </w:t>
        </w:r>
        <w:commentRangeStart w:id="5"/>
        <w:r w:rsidR="008E62A2">
          <w:rPr>
            <w:rFonts w:ascii="Arial" w:hAnsi="Arial" w:cs="Arial"/>
          </w:rPr>
          <w:t>or “</w:t>
        </w:r>
        <w:r w:rsidR="008E62A2" w:rsidRPr="00BA74B3">
          <w:rPr>
            <w:rFonts w:ascii="Arial" w:hAnsi="Arial" w:cs="Arial"/>
            <w:b/>
            <w:bCs/>
            <w:rPrChange w:id="6" w:author="Samantha" w:date="2026-09-02T11:17:00Z" w16du:dateUtc="2026-09-02T03:17:00Z">
              <w:rPr>
                <w:rFonts w:ascii="Arial" w:hAnsi="Arial" w:cs="Arial"/>
              </w:rPr>
            </w:rPrChange>
          </w:rPr>
          <w:t>NP</w:t>
        </w:r>
        <w:r w:rsidR="008E62A2">
          <w:rPr>
            <w:rFonts w:ascii="Arial" w:hAnsi="Arial" w:cs="Arial"/>
          </w:rPr>
          <w:t>”</w:t>
        </w:r>
      </w:ins>
      <w:commentRangeEnd w:id="5"/>
      <w:r w:rsidR="00F06677" w:rsidRPr="004C588A">
        <w:rPr>
          <w:rStyle w:val="CommentReference"/>
          <w:rFonts w:ascii="Arial" w:hAnsi="Arial" w:cs="Arial"/>
          <w:sz w:val="20"/>
          <w:szCs w:val="20"/>
        </w:rPr>
        <w:commentReference w:id="5"/>
      </w:r>
      <w:r w:rsidR="00826D94" w:rsidRPr="004C588A">
        <w:rPr>
          <w:rFonts w:ascii="Arial" w:hAnsi="Arial" w:cs="Arial"/>
        </w:rPr>
        <w:t>)</w:t>
      </w:r>
      <w:r w:rsidR="000E2856" w:rsidRPr="004C588A">
        <w:rPr>
          <w:rFonts w:ascii="Arial" w:hAnsi="Arial" w:cs="Arial"/>
        </w:rPr>
        <w:t xml:space="preserve"> of the first part</w:t>
      </w:r>
    </w:p>
    <w:p w14:paraId="699483BD" w14:textId="7B320589" w:rsidR="000E2856" w:rsidRPr="004C588A" w:rsidRDefault="000E2856" w:rsidP="000E2856">
      <w:pPr>
        <w:spacing w:line="259" w:lineRule="auto"/>
        <w:ind w:left="720"/>
        <w:jc w:val="both"/>
        <w:rPr>
          <w:rFonts w:ascii="Arial" w:hAnsi="Arial" w:cs="Arial"/>
        </w:rPr>
      </w:pPr>
    </w:p>
    <w:p w14:paraId="018EE260" w14:textId="786EA990" w:rsidR="000E2856" w:rsidRDefault="00E22AD3" w:rsidP="000E2856">
      <w:pPr>
        <w:spacing w:line="259" w:lineRule="auto"/>
        <w:jc w:val="both"/>
        <w:rPr>
          <w:rFonts w:ascii="Arial" w:hAnsi="Arial"/>
        </w:rPr>
      </w:pPr>
      <w:r>
        <w:rPr>
          <w:rFonts w:ascii="Arial" w:hAnsi="Arial"/>
        </w:rPr>
        <w:t>and</w:t>
      </w:r>
    </w:p>
    <w:p w14:paraId="618F21E3" w14:textId="37945DBD" w:rsidR="000E2856" w:rsidRPr="00772D6D" w:rsidRDefault="000E2856" w:rsidP="000E2856">
      <w:pPr>
        <w:spacing w:line="259" w:lineRule="auto"/>
        <w:ind w:left="720"/>
        <w:jc w:val="both"/>
        <w:rPr>
          <w:rFonts w:ascii="Arial" w:hAnsi="Arial" w:cs="Arial"/>
        </w:rPr>
      </w:pPr>
    </w:p>
    <w:p w14:paraId="4B13F754" w14:textId="27DEDFA8" w:rsidR="000E2856" w:rsidRPr="00ED79C1" w:rsidRDefault="008328DA" w:rsidP="000E2856">
      <w:pPr>
        <w:spacing w:line="259" w:lineRule="auto"/>
        <w:ind w:left="720"/>
        <w:jc w:val="both"/>
        <w:rPr>
          <w:rFonts w:ascii="Arial" w:hAnsi="Arial" w:cs="Arial"/>
        </w:rPr>
      </w:pPr>
      <w:del w:id="7" w:author="Samantha" w:date="2026-08-27T17:11:00Z" w16du:dateUtc="2026-08-27T09:11:00Z">
        <w:r w:rsidRPr="008328DA" w:rsidDel="009E4660">
          <w:rPr>
            <w:rFonts w:ascii="Arial" w:hAnsi="Arial" w:cs="Arial"/>
            <w:b/>
            <w:color w:val="000000"/>
          </w:rPr>
          <w:delText>“</w:delText>
        </w:r>
      </w:del>
      <w:r w:rsidRPr="008328DA">
        <w:rPr>
          <w:rFonts w:ascii="Arial" w:hAnsi="Arial" w:cs="Arial"/>
          <w:b/>
          <w:color w:val="000000"/>
        </w:rPr>
        <w:t xml:space="preserve">Infineon Technologies Asia Pacific Pte Ltd </w:t>
      </w:r>
      <w:del w:id="8" w:author="Samantha" w:date="2026-09-02T11:15:00Z" w16du:dateUtc="2026-09-02T03:15:00Z">
        <w:r w:rsidR="00C04AAC" w:rsidRPr="00ED2C74" w:rsidDel="00BA74B3">
          <w:rPr>
            <w:rFonts w:ascii="Arial" w:hAnsi="Arial" w:cs="Arial"/>
            <w:b/>
            <w:color w:val="000000"/>
          </w:rPr>
          <w:delText xml:space="preserve"> </w:delText>
        </w:r>
      </w:del>
      <w:r w:rsidR="00C04AAC" w:rsidRPr="00ED2C74">
        <w:rPr>
          <w:rFonts w:ascii="Arial" w:hAnsi="Arial" w:cs="Arial"/>
          <w:b/>
          <w:color w:val="000000"/>
        </w:rPr>
        <w:t>(</w:t>
      </w:r>
      <w:r w:rsidR="00DB0D3C" w:rsidRPr="00ED2C74">
        <w:rPr>
          <w:rFonts w:ascii="Arial" w:hAnsi="Arial" w:cs="Arial"/>
          <w:b/>
          <w:color w:val="000000"/>
        </w:rPr>
        <w:t>UEN</w:t>
      </w:r>
      <w:r w:rsidR="00C04AAC" w:rsidRPr="003A38A2">
        <w:rPr>
          <w:rFonts w:ascii="Arial" w:hAnsi="Arial" w:cs="Arial"/>
          <w:b/>
          <w:color w:val="000000"/>
        </w:rPr>
        <w:t>:</w:t>
      </w:r>
      <w:bookmarkStart w:id="9" w:name="_Hlk120176519"/>
      <w:r w:rsidR="00C04AAC" w:rsidRPr="003A38A2">
        <w:rPr>
          <w:rFonts w:ascii="Arial" w:hAnsi="Arial" w:cs="Arial"/>
          <w:b/>
          <w:color w:val="000000"/>
        </w:rPr>
        <w:t xml:space="preserve"> </w:t>
      </w:r>
      <w:r w:rsidR="000A4917" w:rsidRPr="003A38A2">
        <w:rPr>
          <w:rFonts w:ascii="Arial" w:hAnsi="Arial" w:cs="Arial"/>
          <w:b/>
          <w:color w:val="000000"/>
        </w:rPr>
        <w:t>197000667M</w:t>
      </w:r>
      <w:bookmarkEnd w:id="9"/>
      <w:ins w:id="10" w:author="Samantha" w:date="2026-08-27T16:12:00Z" w16du:dateUtc="2026-08-27T08:12:00Z">
        <w:r w:rsidR="00C459CC">
          <w:rPr>
            <w:rFonts w:ascii="Arial" w:hAnsi="Arial" w:cs="Arial"/>
            <w:b/>
            <w:color w:val="000000"/>
          </w:rPr>
          <w:t>)</w:t>
        </w:r>
      </w:ins>
      <w:r>
        <w:rPr>
          <w:rFonts w:ascii="Arial" w:hAnsi="Arial" w:cs="Arial"/>
          <w:color w:val="000000"/>
        </w:rPr>
        <w:t xml:space="preserve">, </w:t>
      </w:r>
      <w:r w:rsidRPr="008328DA">
        <w:rPr>
          <w:rFonts w:ascii="Arial" w:hAnsi="Arial" w:cs="Arial"/>
          <w:color w:val="000000"/>
        </w:rPr>
        <w:t>a private company limited by shares incorporated in Singapore and having its registered address at 8 Kallang Sector, Infineon, Singapore 349282</w:t>
      </w:r>
      <w:r>
        <w:rPr>
          <w:rFonts w:ascii="Arial" w:hAnsi="Arial" w:cs="Arial"/>
          <w:color w:val="000000"/>
        </w:rPr>
        <w:t xml:space="preserve"> </w:t>
      </w:r>
      <w:del w:id="11" w:author="Samantha" w:date="2026-09-02T11:16:00Z" w16du:dateUtc="2026-09-02T03:16:00Z">
        <w:r w:rsidDel="00BA74B3">
          <w:rPr>
            <w:rFonts w:ascii="Arial" w:hAnsi="Arial" w:cs="Arial"/>
            <w:b/>
            <w:color w:val="000000"/>
          </w:rPr>
          <w:delText xml:space="preserve"> </w:delText>
        </w:r>
      </w:del>
      <w:r w:rsidRPr="003A38A2">
        <w:rPr>
          <w:rFonts w:ascii="Arial" w:hAnsi="Arial" w:cs="Arial"/>
          <w:color w:val="000000"/>
        </w:rPr>
        <w:t>(her</w:t>
      </w:r>
      <w:r w:rsidRPr="00ED2C74">
        <w:rPr>
          <w:rFonts w:ascii="Arial" w:hAnsi="Arial" w:cs="Arial"/>
          <w:color w:val="000000"/>
        </w:rPr>
        <w:t>einafter referred to as "</w:t>
      </w:r>
      <w:r>
        <w:rPr>
          <w:rFonts w:ascii="Arial" w:hAnsi="Arial" w:cs="Arial"/>
          <w:b/>
          <w:color w:val="000000"/>
        </w:rPr>
        <w:t>Company</w:t>
      </w:r>
      <w:r w:rsidRPr="00ED2C74">
        <w:rPr>
          <w:rFonts w:ascii="Arial" w:hAnsi="Arial" w:cs="Arial"/>
          <w:color w:val="000000"/>
        </w:rPr>
        <w:t>"</w:t>
      </w:r>
      <w:r>
        <w:rPr>
          <w:rFonts w:ascii="Arial" w:hAnsi="Arial" w:cs="Arial"/>
          <w:color w:val="000000"/>
        </w:rPr>
        <w:t xml:space="preserve"> or </w:t>
      </w:r>
      <w:del w:id="12" w:author="Samantha" w:date="2026-09-02T11:16:00Z" w16du:dateUtc="2026-09-02T03:16:00Z">
        <w:r w:rsidDel="00BA74B3">
          <w:rPr>
            <w:rFonts w:ascii="Arial" w:hAnsi="Arial" w:cs="Arial"/>
            <w:color w:val="000000"/>
          </w:rPr>
          <w:delText xml:space="preserve"> </w:delText>
        </w:r>
      </w:del>
      <w:r>
        <w:rPr>
          <w:rFonts w:ascii="Arial" w:hAnsi="Arial" w:cs="Arial"/>
          <w:color w:val="000000"/>
        </w:rPr>
        <w:t>“</w:t>
      </w:r>
      <w:r w:rsidRPr="003A38A2">
        <w:rPr>
          <w:rFonts w:ascii="Arial" w:hAnsi="Arial" w:cs="Arial"/>
          <w:b/>
          <w:color w:val="000000"/>
        </w:rPr>
        <w:t>Infineon</w:t>
      </w:r>
      <w:r>
        <w:rPr>
          <w:rFonts w:ascii="Arial" w:hAnsi="Arial" w:cs="Arial"/>
          <w:b/>
          <w:color w:val="000000"/>
        </w:rPr>
        <w:t>”</w:t>
      </w:r>
      <w:r w:rsidRPr="00ED2C74">
        <w:rPr>
          <w:rFonts w:ascii="Arial" w:hAnsi="Arial" w:cs="Arial"/>
          <w:color w:val="000000"/>
        </w:rPr>
        <w:t>)</w:t>
      </w:r>
      <w:r>
        <w:rPr>
          <w:rFonts w:ascii="Arial" w:hAnsi="Arial" w:cs="Arial"/>
          <w:color w:val="000000"/>
        </w:rPr>
        <w:t xml:space="preserve"> </w:t>
      </w:r>
      <w:r w:rsidR="000E2856" w:rsidRPr="00ED79C1">
        <w:rPr>
          <w:rFonts w:ascii="Arial" w:hAnsi="Arial" w:cs="Arial"/>
        </w:rPr>
        <w:t>of the second part</w:t>
      </w:r>
      <w:r>
        <w:rPr>
          <w:rFonts w:ascii="Arial" w:hAnsi="Arial" w:cs="Arial"/>
        </w:rPr>
        <w:t>,</w:t>
      </w:r>
    </w:p>
    <w:p w14:paraId="58042C1A" w14:textId="77777777" w:rsidR="000E2856" w:rsidRPr="00ED79C1" w:rsidRDefault="000E2856" w:rsidP="000E2856">
      <w:pPr>
        <w:spacing w:line="259" w:lineRule="auto"/>
        <w:jc w:val="both"/>
        <w:rPr>
          <w:rFonts w:ascii="Arial" w:hAnsi="Arial" w:cs="Arial"/>
        </w:rPr>
      </w:pPr>
    </w:p>
    <w:p w14:paraId="331CD270" w14:textId="77777777" w:rsidR="000E2856" w:rsidRPr="00ED79C1" w:rsidRDefault="000E2856" w:rsidP="000E2856">
      <w:pPr>
        <w:spacing w:line="259" w:lineRule="auto"/>
        <w:ind w:left="720" w:hanging="720"/>
        <w:jc w:val="both"/>
        <w:rPr>
          <w:rFonts w:ascii="Arial" w:hAnsi="Arial" w:cs="Arial"/>
          <w:b/>
        </w:rPr>
      </w:pPr>
      <w:r w:rsidRPr="00ED79C1">
        <w:rPr>
          <w:rFonts w:ascii="Arial" w:hAnsi="Arial" w:cs="Arial"/>
          <w:b/>
        </w:rPr>
        <w:t>WHEREAS:</w:t>
      </w:r>
    </w:p>
    <w:p w14:paraId="73C1E93A" w14:textId="77777777" w:rsidR="000E2856" w:rsidRPr="00ED79C1" w:rsidRDefault="000E2856" w:rsidP="000E2856">
      <w:pPr>
        <w:spacing w:line="259" w:lineRule="auto"/>
        <w:ind w:left="720" w:hanging="720"/>
        <w:jc w:val="both"/>
        <w:rPr>
          <w:rFonts w:ascii="Arial" w:hAnsi="Arial"/>
        </w:rPr>
      </w:pPr>
    </w:p>
    <w:p w14:paraId="0C55BAD6" w14:textId="52870CDC" w:rsidR="000E2856" w:rsidRDefault="00C04AAC" w:rsidP="000E2856">
      <w:pPr>
        <w:spacing w:line="259" w:lineRule="auto"/>
        <w:ind w:left="720" w:hanging="720"/>
        <w:jc w:val="both"/>
        <w:rPr>
          <w:rFonts w:ascii="Arial" w:hAnsi="Arial"/>
        </w:rPr>
      </w:pPr>
      <w:r w:rsidRPr="00ED79C1">
        <w:rPr>
          <w:rFonts w:ascii="Arial" w:hAnsi="Arial"/>
        </w:rPr>
        <w:t>I</w:t>
      </w:r>
      <w:r w:rsidRPr="00ED79C1">
        <w:rPr>
          <w:rFonts w:ascii="Arial" w:hAnsi="Arial"/>
        </w:rPr>
        <w:tab/>
      </w:r>
      <w:r w:rsidR="008907B7" w:rsidRPr="008907B7">
        <w:rPr>
          <w:rFonts w:ascii="Arial" w:hAnsi="Arial"/>
        </w:rPr>
        <w:t>Ngee Ann Polytechnic possesses advanced battery testing facilities and strong technical expertise to support applied research and industry collaboration. The institution is equipped to conduct comprehensive battery cycling tests on various battery systems, enabling the evaluation of battery performance, health, degradation characteristics, and operational reliability under different testing conditions</w:t>
      </w:r>
      <w:r w:rsidR="00A8735A">
        <w:rPr>
          <w:rFonts w:ascii="Arial" w:hAnsi="Arial"/>
        </w:rPr>
        <w:t>.</w:t>
      </w:r>
    </w:p>
    <w:p w14:paraId="17DF94F1" w14:textId="77777777" w:rsidR="008328DA" w:rsidRDefault="008328DA" w:rsidP="000E2856">
      <w:pPr>
        <w:spacing w:line="259" w:lineRule="auto"/>
        <w:ind w:left="720" w:hanging="720"/>
        <w:jc w:val="both"/>
        <w:rPr>
          <w:rFonts w:ascii="Arial" w:hAnsi="Arial"/>
        </w:rPr>
      </w:pPr>
    </w:p>
    <w:p w14:paraId="4FED4921" w14:textId="66A058F3" w:rsidR="000E2856" w:rsidRDefault="000E2856" w:rsidP="000E2856">
      <w:pPr>
        <w:spacing w:line="259" w:lineRule="auto"/>
        <w:ind w:left="720" w:hanging="720"/>
        <w:jc w:val="both"/>
        <w:rPr>
          <w:rFonts w:ascii="Arial" w:hAnsi="Arial"/>
        </w:rPr>
      </w:pPr>
      <w:r>
        <w:rPr>
          <w:rFonts w:ascii="Arial" w:hAnsi="Arial"/>
        </w:rPr>
        <w:t>II</w:t>
      </w:r>
      <w:r>
        <w:rPr>
          <w:rFonts w:ascii="Arial" w:hAnsi="Arial"/>
        </w:rPr>
        <w:tab/>
      </w:r>
      <w:r w:rsidR="00FF4ADA" w:rsidRPr="00FF4ADA">
        <w:rPr>
          <w:rFonts w:ascii="Arial" w:hAnsi="Arial"/>
        </w:rPr>
        <w:t xml:space="preserve">The </w:t>
      </w:r>
      <w:r w:rsidR="007C3920">
        <w:rPr>
          <w:rFonts w:ascii="Arial" w:hAnsi="Arial"/>
        </w:rPr>
        <w:t>C</w:t>
      </w:r>
      <w:r w:rsidR="00FF4ADA" w:rsidRPr="00FF4ADA">
        <w:rPr>
          <w:rFonts w:ascii="Arial" w:hAnsi="Arial"/>
        </w:rPr>
        <w:t>ompany, through its research and development initiatives in Automotive Battery Thermal Runaway Prediction, has developed significant technical expertise in battery management systems (BMS), battery hardware platforms, and the application of artificial intelligence (AI) for battery systems</w:t>
      </w:r>
      <w:ins w:id="13" w:author="Samantha" w:date="2026-08-27T16:28:00Z" w16du:dateUtc="2026-08-27T08:28:00Z">
        <w:r w:rsidR="00C459CC">
          <w:rPr>
            <w:rFonts w:ascii="Arial" w:hAnsi="Arial"/>
          </w:rPr>
          <w:t xml:space="preserve">, including </w:t>
        </w:r>
      </w:ins>
      <w:del w:id="14" w:author="Samantha" w:date="2026-08-27T16:28:00Z" w16du:dateUtc="2026-08-27T08:28:00Z">
        <w:r w:rsidR="00FF4ADA" w:rsidRPr="00FF4ADA" w:rsidDel="00C459CC">
          <w:rPr>
            <w:rFonts w:ascii="Arial" w:hAnsi="Arial"/>
          </w:rPr>
          <w:delText xml:space="preserve">. These capabilities enable the </w:delText>
        </w:r>
        <w:r w:rsidR="007C3920" w:rsidDel="00C459CC">
          <w:rPr>
            <w:rFonts w:ascii="Arial" w:hAnsi="Arial"/>
          </w:rPr>
          <w:delText>C</w:delText>
        </w:r>
        <w:r w:rsidR="00FF4ADA" w:rsidRPr="00FF4ADA" w:rsidDel="00C459CC">
          <w:rPr>
            <w:rFonts w:ascii="Arial" w:hAnsi="Arial"/>
          </w:rPr>
          <w:delText>ompany to</w:delText>
        </w:r>
        <w:commentRangeStart w:id="15"/>
        <w:r w:rsidR="00FF4ADA" w:rsidRPr="00FF4ADA" w:rsidDel="00C459CC">
          <w:rPr>
            <w:rFonts w:ascii="Arial" w:hAnsi="Arial"/>
          </w:rPr>
          <w:delText xml:space="preserve"> </w:delText>
        </w:r>
        <w:r w:rsidR="004A3B97" w:rsidDel="00C459CC">
          <w:rPr>
            <w:rFonts w:ascii="Arial" w:hAnsi="Arial"/>
          </w:rPr>
          <w:delText>lead in</w:delText>
        </w:r>
        <w:r w:rsidR="00FF4ADA" w:rsidRPr="00FF4ADA" w:rsidDel="00C459CC">
          <w:rPr>
            <w:rFonts w:ascii="Arial" w:hAnsi="Arial"/>
          </w:rPr>
          <w:delText xml:space="preserve"> </w:delText>
        </w:r>
      </w:del>
      <w:commentRangeEnd w:id="15"/>
      <w:r w:rsidR="00F06677" w:rsidRPr="00FF4ADA">
        <w:rPr>
          <w:rStyle w:val="CommentReference"/>
          <w:rFonts w:ascii="Arial" w:hAnsi="Arial"/>
          <w:sz w:val="20"/>
          <w:szCs w:val="20"/>
        </w:rPr>
        <w:commentReference w:id="15"/>
      </w:r>
      <w:r w:rsidR="00FF4ADA" w:rsidRPr="00FF4ADA">
        <w:rPr>
          <w:rFonts w:ascii="Arial" w:hAnsi="Arial"/>
        </w:rPr>
        <w:t>predictive analytics, battery safety monitoring, performance optimization, and intelligent battery health management solutions for automotive and energy storage applications.</w:t>
      </w:r>
    </w:p>
    <w:p w14:paraId="5D1B6954" w14:textId="77777777" w:rsidR="000E2856" w:rsidRDefault="000E2856" w:rsidP="000E2856">
      <w:pPr>
        <w:spacing w:line="259" w:lineRule="auto"/>
        <w:ind w:left="720" w:hanging="720"/>
        <w:jc w:val="both"/>
        <w:rPr>
          <w:rFonts w:ascii="Arial" w:hAnsi="Arial"/>
        </w:rPr>
      </w:pPr>
    </w:p>
    <w:p w14:paraId="7FA49C65" w14:textId="685A2697" w:rsidR="000E2856" w:rsidRDefault="00C04AAC" w:rsidP="000E2856">
      <w:pPr>
        <w:spacing w:line="259" w:lineRule="auto"/>
        <w:ind w:left="720" w:hanging="720"/>
        <w:jc w:val="both"/>
        <w:rPr>
          <w:rFonts w:ascii="Arial" w:hAnsi="Arial"/>
        </w:rPr>
      </w:pPr>
      <w:r>
        <w:rPr>
          <w:rFonts w:ascii="Arial" w:hAnsi="Arial"/>
        </w:rPr>
        <w:t>III</w:t>
      </w:r>
      <w:r>
        <w:rPr>
          <w:rFonts w:ascii="Arial" w:hAnsi="Arial"/>
        </w:rPr>
        <w:tab/>
        <w:t>Ngee Ann Polytechnic</w:t>
      </w:r>
      <w:r w:rsidR="000E2856">
        <w:rPr>
          <w:rFonts w:ascii="Arial" w:hAnsi="Arial"/>
        </w:rPr>
        <w:t xml:space="preserve"> and </w:t>
      </w:r>
      <w:r w:rsidR="004C588A">
        <w:rPr>
          <w:rFonts w:ascii="Arial" w:hAnsi="Arial"/>
        </w:rPr>
        <w:t>Company</w:t>
      </w:r>
      <w:r w:rsidR="000E2856">
        <w:rPr>
          <w:rFonts w:ascii="Arial" w:hAnsi="Arial"/>
        </w:rPr>
        <w:t xml:space="preserve"> (hereinafter jointly referred to as "</w:t>
      </w:r>
      <w:r w:rsidR="000E2856" w:rsidRPr="00C04AAC">
        <w:rPr>
          <w:rFonts w:ascii="Arial" w:hAnsi="Arial"/>
          <w:b/>
        </w:rPr>
        <w:t>the Parties</w:t>
      </w:r>
      <w:r w:rsidR="000E2856">
        <w:rPr>
          <w:rFonts w:ascii="Arial" w:hAnsi="Arial"/>
        </w:rPr>
        <w:t xml:space="preserve">" and singularly as </w:t>
      </w:r>
      <w:r w:rsidR="002F533D">
        <w:rPr>
          <w:rFonts w:ascii="Arial" w:hAnsi="Arial"/>
        </w:rPr>
        <w:t>“</w:t>
      </w:r>
      <w:r w:rsidR="000E2856" w:rsidRPr="00C04AAC">
        <w:rPr>
          <w:rFonts w:ascii="Arial" w:hAnsi="Arial"/>
          <w:b/>
        </w:rPr>
        <w:t>Party</w:t>
      </w:r>
      <w:r w:rsidR="002F533D">
        <w:rPr>
          <w:rFonts w:ascii="Arial" w:hAnsi="Arial"/>
        </w:rPr>
        <w:t>”</w:t>
      </w:r>
      <w:r w:rsidR="004B70DB">
        <w:rPr>
          <w:rFonts w:ascii="Arial" w:hAnsi="Arial"/>
        </w:rPr>
        <w:t xml:space="preserve">) </w:t>
      </w:r>
      <w:r w:rsidR="000E2856">
        <w:rPr>
          <w:rFonts w:ascii="Arial" w:hAnsi="Arial"/>
        </w:rPr>
        <w:t xml:space="preserve">wish to collaborate </w:t>
      </w:r>
      <w:del w:id="16" w:author="Samantha" w:date="2026-08-27T16:31:00Z" w16du:dateUtc="2026-08-27T08:31:00Z">
        <w:r w:rsidR="000E2856" w:rsidDel="00C459CC">
          <w:rPr>
            <w:rFonts w:ascii="Arial" w:hAnsi="Arial"/>
          </w:rPr>
          <w:delText xml:space="preserve">and exploit </w:delText>
        </w:r>
      </w:del>
      <w:ins w:id="17" w:author="Samantha" w:date="2026-08-27T16:31:00Z" w16du:dateUtc="2026-08-27T08:31:00Z">
        <w:r w:rsidR="00C459CC">
          <w:rPr>
            <w:rFonts w:ascii="Arial" w:hAnsi="Arial"/>
          </w:rPr>
          <w:t>in</w:t>
        </w:r>
        <w:commentRangeStart w:id="18"/>
        <w:r w:rsidR="00C459CC">
          <w:rPr>
            <w:rFonts w:ascii="Arial" w:hAnsi="Arial"/>
          </w:rPr>
          <w:t xml:space="preserve"> </w:t>
        </w:r>
      </w:ins>
      <w:commentRangeEnd w:id="18"/>
      <w:r w:rsidR="00F06677">
        <w:rPr>
          <w:rStyle w:val="CommentReference"/>
          <w:rFonts w:ascii="Arial" w:hAnsi="Arial"/>
          <w:sz w:val="20"/>
          <w:szCs w:val="20"/>
        </w:rPr>
        <w:commentReference w:id="18"/>
      </w:r>
      <w:r w:rsidR="000E2856">
        <w:rPr>
          <w:rFonts w:ascii="Arial" w:hAnsi="Arial"/>
        </w:rPr>
        <w:t xml:space="preserve">the areas of interest referred to above through further development of the </w:t>
      </w:r>
      <w:del w:id="19" w:author="Samantha" w:date="2026-08-27T16:31:00Z" w16du:dateUtc="2026-08-27T08:31:00Z">
        <w:r w:rsidR="000E2856" w:rsidDel="00C459CC">
          <w:rPr>
            <w:rFonts w:ascii="Arial" w:hAnsi="Arial"/>
          </w:rPr>
          <w:delText xml:space="preserve">Research </w:delText>
        </w:r>
      </w:del>
      <w:ins w:id="20" w:author="Samantha" w:date="2026-08-27T16:31:00Z" w16du:dateUtc="2026-08-27T08:31:00Z">
        <w:r w:rsidR="00C459CC">
          <w:rPr>
            <w:rFonts w:ascii="Arial" w:hAnsi="Arial"/>
          </w:rPr>
          <w:t>Project</w:t>
        </w:r>
        <w:commentRangeStart w:id="21"/>
        <w:r w:rsidR="00C459CC">
          <w:rPr>
            <w:rFonts w:ascii="Arial" w:hAnsi="Arial"/>
          </w:rPr>
          <w:t xml:space="preserve"> </w:t>
        </w:r>
      </w:ins>
      <w:commentRangeEnd w:id="21"/>
      <w:r w:rsidR="00F06677">
        <w:rPr>
          <w:rStyle w:val="CommentReference"/>
          <w:rFonts w:ascii="Arial" w:hAnsi="Arial"/>
          <w:sz w:val="20"/>
          <w:szCs w:val="20"/>
        </w:rPr>
        <w:commentReference w:id="21"/>
      </w:r>
      <w:r w:rsidR="000E2856">
        <w:rPr>
          <w:rFonts w:ascii="Arial" w:hAnsi="Arial"/>
        </w:rPr>
        <w:t>on the terms and conditions hereinafter set out.</w:t>
      </w:r>
    </w:p>
    <w:p w14:paraId="6910C992" w14:textId="77777777" w:rsidR="000E2856" w:rsidRDefault="000E2856" w:rsidP="00DE6FA3">
      <w:pPr>
        <w:spacing w:line="259" w:lineRule="auto"/>
        <w:jc w:val="both"/>
        <w:rPr>
          <w:rFonts w:ascii="Arial" w:hAnsi="Arial"/>
        </w:rPr>
      </w:pPr>
    </w:p>
    <w:p w14:paraId="4411E20C" w14:textId="77777777" w:rsidR="000E2856" w:rsidRDefault="000E2856" w:rsidP="000E2856">
      <w:pPr>
        <w:spacing w:line="259" w:lineRule="auto"/>
        <w:ind w:left="720" w:hanging="720"/>
        <w:jc w:val="both"/>
        <w:rPr>
          <w:rFonts w:ascii="Arial" w:hAnsi="Arial"/>
        </w:rPr>
      </w:pPr>
    </w:p>
    <w:p w14:paraId="7D19B16F" w14:textId="77777777" w:rsidR="000E2856" w:rsidRDefault="000E2856" w:rsidP="000E2856">
      <w:pPr>
        <w:spacing w:line="259" w:lineRule="auto"/>
        <w:ind w:left="720" w:hanging="720"/>
        <w:jc w:val="both"/>
        <w:rPr>
          <w:rFonts w:ascii="Arial" w:hAnsi="Arial"/>
        </w:rPr>
      </w:pPr>
      <w:r w:rsidRPr="00DE6FA3">
        <w:rPr>
          <w:rFonts w:ascii="Arial" w:hAnsi="Arial"/>
          <w:b/>
        </w:rPr>
        <w:t>NOW IT IS HEREBY AGREED</w:t>
      </w:r>
      <w:r>
        <w:rPr>
          <w:rFonts w:ascii="Arial" w:hAnsi="Arial"/>
        </w:rPr>
        <w:t xml:space="preserve"> as follows:</w:t>
      </w:r>
    </w:p>
    <w:p w14:paraId="5DB8EFAD" w14:textId="77777777" w:rsidR="000E2856" w:rsidRDefault="000E2856" w:rsidP="000E2856">
      <w:pPr>
        <w:spacing w:line="259" w:lineRule="auto"/>
        <w:jc w:val="both"/>
        <w:rPr>
          <w:rFonts w:ascii="Arial" w:hAnsi="Arial"/>
        </w:rPr>
      </w:pPr>
    </w:p>
    <w:p w14:paraId="1ACF9F89" w14:textId="77777777" w:rsidR="000E2856" w:rsidRDefault="000E2856" w:rsidP="000E2856">
      <w:pPr>
        <w:spacing w:line="259" w:lineRule="auto"/>
        <w:jc w:val="both"/>
        <w:rPr>
          <w:rFonts w:ascii="Arial" w:hAnsi="Arial"/>
        </w:rPr>
      </w:pPr>
    </w:p>
    <w:p w14:paraId="2A27FC86" w14:textId="77777777" w:rsidR="000E2856" w:rsidRPr="00E27BC6" w:rsidRDefault="000E2856" w:rsidP="00E27BC6">
      <w:pPr>
        <w:rPr>
          <w:rFonts w:ascii="Arial" w:hAnsi="Arial" w:cs="Arial"/>
          <w:b/>
        </w:rPr>
      </w:pPr>
      <w:r w:rsidRPr="00E27BC6">
        <w:rPr>
          <w:rFonts w:ascii="Arial" w:hAnsi="Arial" w:cs="Arial"/>
          <w:b/>
        </w:rPr>
        <w:t>1</w:t>
      </w:r>
      <w:r w:rsidR="004442CB" w:rsidRPr="00E27BC6">
        <w:rPr>
          <w:rFonts w:ascii="Arial" w:hAnsi="Arial" w:cs="Arial"/>
          <w:b/>
        </w:rPr>
        <w:t>A</w:t>
      </w:r>
      <w:r w:rsidRPr="00E27BC6">
        <w:rPr>
          <w:rFonts w:ascii="Arial" w:hAnsi="Arial" w:cs="Arial"/>
          <w:b/>
        </w:rPr>
        <w:tab/>
        <w:t>STATEMENT OF WORK</w:t>
      </w:r>
    </w:p>
    <w:p w14:paraId="5B0F6B88" w14:textId="77777777" w:rsidR="000E2856" w:rsidRDefault="000E2856" w:rsidP="000E2856">
      <w:pPr>
        <w:spacing w:line="259" w:lineRule="auto"/>
        <w:ind w:left="720" w:hanging="720"/>
        <w:jc w:val="both"/>
        <w:rPr>
          <w:rFonts w:ascii="Arial" w:hAnsi="Arial"/>
        </w:rPr>
      </w:pPr>
    </w:p>
    <w:p w14:paraId="799D2BDA" w14:textId="07A9DBB5" w:rsidR="000E2856" w:rsidRDefault="000E2856" w:rsidP="000E2856">
      <w:pPr>
        <w:spacing w:line="259" w:lineRule="auto"/>
        <w:ind w:left="720" w:hanging="720"/>
        <w:jc w:val="both"/>
        <w:rPr>
          <w:rFonts w:ascii="Arial" w:hAnsi="Arial"/>
        </w:rPr>
      </w:pPr>
      <w:r>
        <w:rPr>
          <w:rFonts w:ascii="Arial" w:hAnsi="Arial"/>
        </w:rPr>
        <w:tab/>
        <w:t xml:space="preserve">The Parties hereby agree to collaborate in aspects relating to the </w:t>
      </w:r>
      <w:del w:id="22" w:author="Samantha" w:date="2026-08-27T16:31:00Z" w16du:dateUtc="2026-08-27T08:31:00Z">
        <w:r w:rsidDel="00C459CC">
          <w:rPr>
            <w:rFonts w:ascii="Arial" w:hAnsi="Arial"/>
          </w:rPr>
          <w:delText xml:space="preserve">Research </w:delText>
        </w:r>
      </w:del>
      <w:ins w:id="23" w:author="Samantha" w:date="2026-08-27T16:31:00Z" w16du:dateUtc="2026-08-27T08:31:00Z">
        <w:r w:rsidR="00C459CC">
          <w:rPr>
            <w:rFonts w:ascii="Arial" w:hAnsi="Arial"/>
          </w:rPr>
          <w:t>project</w:t>
        </w:r>
        <w:commentRangeStart w:id="24"/>
        <w:r w:rsidR="00C459CC">
          <w:rPr>
            <w:rFonts w:ascii="Arial" w:hAnsi="Arial"/>
          </w:rPr>
          <w:t xml:space="preserve"> </w:t>
        </w:r>
      </w:ins>
      <w:commentRangeEnd w:id="24"/>
      <w:r w:rsidR="00F06677">
        <w:rPr>
          <w:rStyle w:val="CommentReference"/>
          <w:rFonts w:ascii="Arial" w:hAnsi="Arial"/>
          <w:sz w:val="20"/>
          <w:szCs w:val="20"/>
        </w:rPr>
        <w:commentReference w:id="24"/>
      </w:r>
      <w:r>
        <w:rPr>
          <w:rFonts w:ascii="Arial" w:hAnsi="Arial"/>
        </w:rPr>
        <w:t xml:space="preserve">entitled </w:t>
      </w:r>
      <w:r w:rsidR="009F3D1A">
        <w:rPr>
          <w:rFonts w:ascii="Arial" w:hAnsi="Arial"/>
        </w:rPr>
        <w:t>“</w:t>
      </w:r>
      <w:r w:rsidR="00E920F5" w:rsidRPr="00E920F5">
        <w:rPr>
          <w:rFonts w:ascii="Arial" w:hAnsi="Arial"/>
          <w:b/>
          <w:bCs/>
        </w:rPr>
        <w:t>Automotive Battery Thermal Runaway Prediction</w:t>
      </w:r>
      <w:r w:rsidR="009F3D1A">
        <w:rPr>
          <w:rFonts w:ascii="Arial" w:hAnsi="Arial"/>
        </w:rPr>
        <w:t>”</w:t>
      </w:r>
      <w:r w:rsidR="004B70DB">
        <w:rPr>
          <w:rFonts w:ascii="Arial" w:hAnsi="Arial"/>
        </w:rPr>
        <w:t xml:space="preserve"> </w:t>
      </w:r>
      <w:r>
        <w:rPr>
          <w:rFonts w:ascii="Arial" w:hAnsi="Arial"/>
        </w:rPr>
        <w:t>(hereinafter referred to as the "</w:t>
      </w:r>
      <w:r w:rsidRPr="00DE6FA3">
        <w:rPr>
          <w:rFonts w:ascii="Arial" w:hAnsi="Arial"/>
          <w:b/>
        </w:rPr>
        <w:t>Project</w:t>
      </w:r>
      <w:r>
        <w:rPr>
          <w:rFonts w:ascii="Arial" w:hAnsi="Arial"/>
        </w:rPr>
        <w:t>") in accordance with the details specified in Schedule 1 to this Agreement.</w:t>
      </w:r>
    </w:p>
    <w:p w14:paraId="1DA8362B" w14:textId="77777777" w:rsidR="00DE6FA3" w:rsidRDefault="00DE6FA3" w:rsidP="000E2856">
      <w:pPr>
        <w:spacing w:line="259" w:lineRule="auto"/>
        <w:ind w:left="720" w:hanging="720"/>
        <w:jc w:val="both"/>
        <w:rPr>
          <w:rFonts w:ascii="Arial" w:hAnsi="Arial"/>
        </w:rPr>
      </w:pPr>
    </w:p>
    <w:p w14:paraId="5932DFB8" w14:textId="77777777" w:rsidR="0087724C" w:rsidRDefault="0087724C" w:rsidP="000E2856">
      <w:pPr>
        <w:spacing w:line="259" w:lineRule="auto"/>
        <w:ind w:left="720" w:hanging="720"/>
        <w:jc w:val="both"/>
        <w:rPr>
          <w:rFonts w:ascii="Arial" w:hAnsi="Arial"/>
        </w:rPr>
      </w:pPr>
    </w:p>
    <w:p w14:paraId="0FBD765B" w14:textId="77777777" w:rsidR="0087724C" w:rsidRPr="00E27BC6" w:rsidRDefault="004442CB" w:rsidP="00E27BC6">
      <w:pPr>
        <w:rPr>
          <w:rFonts w:ascii="Arial" w:hAnsi="Arial" w:cs="Arial"/>
          <w:b/>
        </w:rPr>
      </w:pPr>
      <w:r w:rsidRPr="00E27BC6">
        <w:rPr>
          <w:rFonts w:ascii="Arial" w:hAnsi="Arial" w:cs="Arial"/>
          <w:b/>
        </w:rPr>
        <w:t>1B</w:t>
      </w:r>
      <w:r w:rsidR="0087724C" w:rsidRPr="00E27BC6">
        <w:rPr>
          <w:rFonts w:ascii="Arial" w:hAnsi="Arial" w:cs="Arial"/>
          <w:b/>
        </w:rPr>
        <w:tab/>
        <w:t>SCOPE OF AGREEMENT</w:t>
      </w:r>
    </w:p>
    <w:p w14:paraId="727232BC" w14:textId="77777777" w:rsidR="0087724C" w:rsidRDefault="0087724C" w:rsidP="00AC51CE">
      <w:pPr>
        <w:spacing w:line="259" w:lineRule="auto"/>
        <w:jc w:val="both"/>
        <w:rPr>
          <w:rFonts w:ascii="Arial" w:hAnsi="Arial"/>
        </w:rPr>
      </w:pPr>
    </w:p>
    <w:p w14:paraId="2211408C" w14:textId="64CFA382" w:rsidR="00260BC0" w:rsidRDefault="0087724C" w:rsidP="00260BC0">
      <w:pPr>
        <w:spacing w:line="259" w:lineRule="auto"/>
        <w:ind w:left="720"/>
        <w:jc w:val="both"/>
        <w:rPr>
          <w:rFonts w:ascii="Arial" w:hAnsi="Arial"/>
        </w:rPr>
      </w:pPr>
      <w:r w:rsidRPr="0087724C">
        <w:rPr>
          <w:rFonts w:ascii="Arial" w:hAnsi="Arial"/>
        </w:rPr>
        <w:t>This Agreement comprises the terms and con</w:t>
      </w:r>
      <w:r>
        <w:rPr>
          <w:rFonts w:ascii="Arial" w:hAnsi="Arial"/>
        </w:rPr>
        <w:t xml:space="preserve">ditions under which Ngee Ann Polytechnic and </w:t>
      </w:r>
      <w:r w:rsidR="004C588A">
        <w:rPr>
          <w:rFonts w:ascii="Arial" w:hAnsi="Arial"/>
        </w:rPr>
        <w:t>Company</w:t>
      </w:r>
      <w:r w:rsidRPr="0087724C">
        <w:rPr>
          <w:rFonts w:ascii="Arial" w:hAnsi="Arial"/>
        </w:rPr>
        <w:t xml:space="preserve"> shall</w:t>
      </w:r>
      <w:r w:rsidR="006F3A5C">
        <w:rPr>
          <w:rFonts w:ascii="Arial" w:hAnsi="Arial"/>
        </w:rPr>
        <w:t xml:space="preserve"> carry out the Project</w:t>
      </w:r>
      <w:r>
        <w:rPr>
          <w:rFonts w:ascii="Arial" w:hAnsi="Arial"/>
        </w:rPr>
        <w:t>,</w:t>
      </w:r>
      <w:r w:rsidR="006F3A5C">
        <w:rPr>
          <w:rFonts w:ascii="Arial" w:hAnsi="Arial"/>
        </w:rPr>
        <w:t xml:space="preserve"> and </w:t>
      </w:r>
      <w:r w:rsidR="004C588A">
        <w:rPr>
          <w:rFonts w:ascii="Arial" w:hAnsi="Arial"/>
        </w:rPr>
        <w:t>Company</w:t>
      </w:r>
      <w:r w:rsidRPr="0087724C">
        <w:rPr>
          <w:rFonts w:ascii="Arial" w:hAnsi="Arial"/>
        </w:rPr>
        <w:t xml:space="preserve"> shall adhere to the </w:t>
      </w:r>
      <w:del w:id="25" w:author="Samantha" w:date="2026-08-27T17:20:00Z" w16du:dateUtc="2026-08-27T09:20:00Z">
        <w:r w:rsidRPr="00B412CB" w:rsidDel="008E62A2">
          <w:rPr>
            <w:rFonts w:ascii="Arial" w:hAnsi="Arial"/>
          </w:rPr>
          <w:delText xml:space="preserve">Payment Schedule </w:delText>
        </w:r>
      </w:del>
      <w:ins w:id="26" w:author="Samantha" w:date="2026-08-27T17:20:00Z" w16du:dateUtc="2026-08-27T09:20:00Z">
        <w:r w:rsidR="008E62A2">
          <w:rPr>
            <w:rFonts w:ascii="Arial" w:hAnsi="Arial"/>
          </w:rPr>
          <w:t>in-kind contribution</w:t>
        </w:r>
        <w:commentRangeStart w:id="27"/>
        <w:r w:rsidR="008E62A2">
          <w:rPr>
            <w:rFonts w:ascii="Arial" w:hAnsi="Arial"/>
          </w:rPr>
          <w:t xml:space="preserve"> </w:t>
        </w:r>
      </w:ins>
      <w:commentRangeEnd w:id="27"/>
      <w:r w:rsidR="00F06677" w:rsidRPr="00B412CB">
        <w:rPr>
          <w:rStyle w:val="CommentReference"/>
          <w:rFonts w:ascii="Arial" w:hAnsi="Arial"/>
          <w:sz w:val="20"/>
          <w:szCs w:val="20"/>
        </w:rPr>
        <w:commentReference w:id="27"/>
      </w:r>
      <w:r w:rsidR="00AC51CE" w:rsidRPr="00B412CB">
        <w:rPr>
          <w:rFonts w:ascii="Arial" w:hAnsi="Arial"/>
        </w:rPr>
        <w:t>set forth in Schedule 2</w:t>
      </w:r>
      <w:r w:rsidRPr="0087724C">
        <w:rPr>
          <w:rFonts w:ascii="Arial" w:hAnsi="Arial"/>
        </w:rPr>
        <w:t>.</w:t>
      </w:r>
      <w:r w:rsidR="006F3A5C">
        <w:rPr>
          <w:rFonts w:ascii="Arial" w:hAnsi="Arial"/>
        </w:rPr>
        <w:t xml:space="preserve"> </w:t>
      </w:r>
    </w:p>
    <w:p w14:paraId="0AE60438" w14:textId="77777777" w:rsidR="00260BC0" w:rsidRDefault="00260BC0" w:rsidP="00260BC0">
      <w:pPr>
        <w:spacing w:line="259" w:lineRule="auto"/>
        <w:ind w:left="720"/>
        <w:jc w:val="both"/>
        <w:rPr>
          <w:rFonts w:ascii="Arial" w:hAnsi="Arial"/>
        </w:rPr>
      </w:pPr>
    </w:p>
    <w:p w14:paraId="353C8527" w14:textId="77777777" w:rsidR="00E04E2C" w:rsidRDefault="00E04E2C" w:rsidP="00260BC0">
      <w:pPr>
        <w:spacing w:line="259" w:lineRule="auto"/>
        <w:ind w:left="720"/>
        <w:jc w:val="both"/>
        <w:rPr>
          <w:rFonts w:ascii="Arial" w:hAnsi="Arial"/>
        </w:rPr>
      </w:pPr>
    </w:p>
    <w:p w14:paraId="6DCCF478" w14:textId="77777777" w:rsidR="00E04E2C" w:rsidRPr="00260BC0" w:rsidRDefault="004442CB" w:rsidP="00E27BC6">
      <w:pPr>
        <w:pStyle w:val="Heading2"/>
        <w:tabs>
          <w:tab w:val="left" w:pos="709"/>
        </w:tabs>
        <w:jc w:val="left"/>
      </w:pPr>
      <w:r>
        <w:rPr>
          <w:rFonts w:eastAsia="Arial"/>
        </w:rPr>
        <w:lastRenderedPageBreak/>
        <w:t>2</w:t>
      </w:r>
      <w:r w:rsidR="00E04E2C">
        <w:rPr>
          <w:rFonts w:eastAsia="Arial"/>
        </w:rPr>
        <w:tab/>
        <w:t>DEFINITIONS</w:t>
      </w:r>
    </w:p>
    <w:p w14:paraId="6ACB8E7C" w14:textId="77777777" w:rsidR="006A7191" w:rsidRDefault="004442CB" w:rsidP="00E04E2C">
      <w:pPr>
        <w:tabs>
          <w:tab w:val="left" w:pos="720"/>
        </w:tabs>
        <w:spacing w:before="272" w:line="254" w:lineRule="exact"/>
        <w:ind w:left="720" w:hanging="720"/>
        <w:jc w:val="both"/>
        <w:textAlignment w:val="baseline"/>
        <w:rPr>
          <w:rFonts w:ascii="Arial" w:eastAsia="Arial" w:hAnsi="Arial"/>
          <w:color w:val="000000"/>
        </w:rPr>
      </w:pPr>
      <w:r>
        <w:rPr>
          <w:rFonts w:ascii="Arial" w:eastAsia="Arial" w:hAnsi="Arial"/>
          <w:color w:val="000000"/>
        </w:rPr>
        <w:t>2</w:t>
      </w:r>
      <w:r w:rsidR="00E04E2C">
        <w:rPr>
          <w:rFonts w:ascii="Arial" w:eastAsia="Arial" w:hAnsi="Arial"/>
          <w:color w:val="000000"/>
        </w:rPr>
        <w:t>.1</w:t>
      </w:r>
      <w:r w:rsidR="00E04E2C">
        <w:rPr>
          <w:rFonts w:ascii="Arial" w:eastAsia="Arial" w:hAnsi="Arial"/>
          <w:color w:val="000000"/>
        </w:rPr>
        <w:tab/>
      </w:r>
      <w:r w:rsidR="006A7191">
        <w:rPr>
          <w:rFonts w:ascii="Arial" w:eastAsia="Arial" w:hAnsi="Arial"/>
          <w:color w:val="000000"/>
        </w:rPr>
        <w:t>In this Agreement and in the Schedules unless the context requires otherwise:</w:t>
      </w:r>
    </w:p>
    <w:p w14:paraId="6BDAE54D" w14:textId="77777777" w:rsidR="008E62A2" w:rsidRDefault="008E62A2" w:rsidP="008E62A2">
      <w:pPr>
        <w:spacing w:line="256" w:lineRule="auto"/>
        <w:ind w:left="720"/>
        <w:jc w:val="both"/>
        <w:rPr>
          <w:ins w:id="28" w:author="Samantha" w:date="2026-08-27T18:46:00Z" w16du:dateUtc="2026-08-27T10:46:00Z"/>
          <w:rFonts w:ascii="Arial" w:eastAsia="Arial" w:hAnsi="Arial"/>
          <w:color w:val="000000"/>
        </w:rPr>
      </w:pPr>
    </w:p>
    <w:p w14:paraId="479B9F14" w14:textId="34045C1F" w:rsidR="008E62A2" w:rsidRPr="00207127" w:rsidRDefault="008E62A2" w:rsidP="008E62A2">
      <w:pPr>
        <w:spacing w:line="256" w:lineRule="auto"/>
        <w:ind w:left="720"/>
        <w:jc w:val="both"/>
        <w:rPr>
          <w:ins w:id="29" w:author="Samantha" w:date="2026-08-27T18:46:00Z" w16du:dateUtc="2026-08-27T10:46:00Z"/>
          <w:rFonts w:ascii="Arial" w:hAnsi="Arial"/>
        </w:rPr>
      </w:pPr>
      <w:commentRangeStart w:id="30"/>
      <w:ins w:id="31" w:author="Samantha" w:date="2026-08-27T18:46:00Z" w16du:dateUtc="2026-08-27T10:46:00Z">
        <w:r>
          <w:rPr>
            <w:rFonts w:ascii="Arial" w:eastAsia="Arial" w:hAnsi="Arial"/>
            <w:color w:val="000000"/>
          </w:rPr>
          <w:t>“</w:t>
        </w:r>
      </w:ins>
      <w:commentRangeEnd w:id="30"/>
      <w:r w:rsidR="00F06677">
        <w:rPr>
          <w:rStyle w:val="CommentReference"/>
          <w:rFonts w:ascii="Arial" w:hAnsi="Arial"/>
          <w:b/>
          <w:sz w:val="20"/>
          <w:szCs w:val="20"/>
        </w:rPr>
        <w:commentReference w:id="30"/>
      </w:r>
      <w:ins w:id="32" w:author="Samantha" w:date="2026-08-27T18:46:00Z" w16du:dateUtc="2026-08-27T10:46:00Z">
        <w:r>
          <w:rPr>
            <w:rFonts w:ascii="Arial" w:hAnsi="Arial"/>
            <w:b/>
          </w:rPr>
          <w:t>Affiliate</w:t>
        </w:r>
        <w:r>
          <w:rPr>
            <w:rFonts w:ascii="Arial" w:hAnsi="Arial"/>
          </w:rPr>
          <w:t xml:space="preserve">” shall </w:t>
        </w:r>
      </w:ins>
      <w:ins w:id="33" w:author="Samantha" w:date="2026-08-27T19:05:00Z" w16du:dateUtc="2026-08-27T11:05:00Z">
        <w:r w:rsidRPr="008E62A2">
          <w:rPr>
            <w:rFonts w:ascii="Arial" w:hAnsi="Arial"/>
          </w:rPr>
          <w:t>mean any corporation, company, or other entity, which: (i) is Controlled by a Party hereto; or (ii) Controls a Party hereto; or (iii) is under common Control with a Party hereto,</w:t>
        </w:r>
      </w:ins>
      <w:ins w:id="34" w:author="Samantha" w:date="2026-08-27T19:06:00Z" w16du:dateUtc="2026-08-27T11:06:00Z">
        <w:r>
          <w:rPr>
            <w:rFonts w:ascii="Arial" w:hAnsi="Arial"/>
          </w:rPr>
          <w:t xml:space="preserve"> </w:t>
        </w:r>
      </w:ins>
      <w:ins w:id="35" w:author="Samantha" w:date="2026-08-27T19:05:00Z" w16du:dateUtc="2026-08-27T11:05:00Z">
        <w:r w:rsidRPr="008E62A2">
          <w:rPr>
            <w:rFonts w:ascii="Arial" w:hAnsi="Arial"/>
          </w:rPr>
          <w:t>for so long as such Control exists. For this purpose, "Control" means that more than fifty percent (50%) of the controlled entity's shares or ownership interest representing the right to make</w:t>
        </w:r>
      </w:ins>
      <w:ins w:id="36" w:author="Samantha" w:date="2026-08-27T19:06:00Z" w16du:dateUtc="2026-08-27T11:06:00Z">
        <w:r>
          <w:rPr>
            <w:rFonts w:ascii="Arial" w:hAnsi="Arial"/>
          </w:rPr>
          <w:t xml:space="preserve"> </w:t>
        </w:r>
      </w:ins>
      <w:ins w:id="37" w:author="Samantha" w:date="2026-08-27T19:05:00Z" w16du:dateUtc="2026-08-27T11:05:00Z">
        <w:r w:rsidRPr="008E62A2">
          <w:rPr>
            <w:rFonts w:ascii="Arial" w:hAnsi="Arial"/>
          </w:rPr>
          <w:t>decisions for such entity are owned or controlled, directly or indirectly, by the controlling entity.</w:t>
        </w:r>
      </w:ins>
    </w:p>
    <w:p w14:paraId="1E2624A8" w14:textId="77777777" w:rsidR="006A7191" w:rsidRDefault="006A7191" w:rsidP="006A7191">
      <w:pPr>
        <w:spacing w:line="256" w:lineRule="auto"/>
        <w:ind w:left="1440" w:hanging="720"/>
        <w:jc w:val="both"/>
        <w:rPr>
          <w:rFonts w:ascii="Arial" w:eastAsia="Arial" w:hAnsi="Arial"/>
          <w:color w:val="000000"/>
        </w:rPr>
      </w:pPr>
      <w:r>
        <w:rPr>
          <w:rFonts w:ascii="Arial" w:eastAsia="Arial" w:hAnsi="Arial"/>
          <w:color w:val="000000"/>
        </w:rPr>
        <w:tab/>
      </w:r>
    </w:p>
    <w:p w14:paraId="38591361" w14:textId="4810797E" w:rsidR="006A7191" w:rsidRDefault="002F533D" w:rsidP="006A7191">
      <w:pPr>
        <w:spacing w:line="256" w:lineRule="auto"/>
        <w:ind w:left="720"/>
        <w:jc w:val="both"/>
        <w:rPr>
          <w:rFonts w:ascii="Arial" w:eastAsia="Arial" w:hAnsi="Arial"/>
          <w:color w:val="000000"/>
        </w:rPr>
      </w:pPr>
      <w:commentRangeStart w:id="38"/>
      <w:r>
        <w:rPr>
          <w:rFonts w:ascii="Arial" w:eastAsia="Arial" w:hAnsi="Arial"/>
          <w:color w:val="000000"/>
        </w:rPr>
        <w:t>“</w:t>
      </w:r>
      <w:commentRangeEnd w:id="38"/>
      <w:r w:rsidR="00F06677" w:rsidRPr="006A7191">
        <w:rPr>
          <w:rStyle w:val="CommentReference"/>
          <w:rFonts w:ascii="Arial" w:eastAsia="Arial" w:hAnsi="Arial"/>
          <w:b/>
          <w:color w:val="000000"/>
          <w:sz w:val="20"/>
          <w:szCs w:val="20"/>
        </w:rPr>
        <w:commentReference w:id="38"/>
      </w:r>
      <w:r w:rsidR="006A7191" w:rsidRPr="006A7191">
        <w:rPr>
          <w:rFonts w:ascii="Arial" w:eastAsia="Arial" w:hAnsi="Arial"/>
          <w:b/>
          <w:color w:val="000000"/>
        </w:rPr>
        <w:t>Background IP</w:t>
      </w:r>
      <w:del w:id="39" w:author="Samantha" w:date="2026-09-01T19:11:00Z" w16du:dateUtc="2026-09-01T11:11:00Z">
        <w:r w:rsidR="0013615A" w:rsidDel="002B789D">
          <w:rPr>
            <w:rFonts w:ascii="Arial" w:eastAsia="Arial" w:hAnsi="Arial"/>
            <w:b/>
            <w:color w:val="000000"/>
          </w:rPr>
          <w:delText>/IPR</w:delText>
        </w:r>
      </w:del>
      <w:r>
        <w:rPr>
          <w:rFonts w:ascii="Arial" w:eastAsia="Arial" w:hAnsi="Arial"/>
          <w:color w:val="000000"/>
        </w:rPr>
        <w:t>”</w:t>
      </w:r>
      <w:r w:rsidR="004B70DB">
        <w:rPr>
          <w:rFonts w:ascii="Arial" w:eastAsia="Arial" w:hAnsi="Arial"/>
          <w:color w:val="000000"/>
        </w:rPr>
        <w:t xml:space="preserve"> </w:t>
      </w:r>
      <w:r w:rsidR="006A7191">
        <w:rPr>
          <w:rFonts w:ascii="Arial" w:eastAsia="Arial" w:hAnsi="Arial"/>
          <w:color w:val="000000"/>
        </w:rPr>
        <w:t xml:space="preserve">shall mean all Intellectual Property and </w:t>
      </w:r>
      <w:commentRangeStart w:id="40"/>
      <w:del w:id="41" w:author="Samantha" w:date="2026-09-03T13:15:00Z" w16du:dateUtc="2026-09-03T05:15:00Z">
        <w:r w:rsidR="0013615A" w:rsidDel="003E63DC">
          <w:rPr>
            <w:rFonts w:ascii="Arial" w:eastAsia="Arial" w:hAnsi="Arial"/>
            <w:color w:val="000000"/>
          </w:rPr>
          <w:delText>k</w:delText>
        </w:r>
        <w:r w:rsidR="006A7191" w:rsidDel="003E63DC">
          <w:rPr>
            <w:rFonts w:ascii="Arial" w:eastAsia="Arial" w:hAnsi="Arial"/>
            <w:color w:val="000000"/>
          </w:rPr>
          <w:delText xml:space="preserve">now-how </w:delText>
        </w:r>
      </w:del>
      <w:ins w:id="42" w:author="Samantha" w:date="2026-09-03T13:21:00Z" w16du:dateUtc="2026-09-03T05:21:00Z">
        <w:r w:rsidR="003E63DC">
          <w:rPr>
            <w:rFonts w:ascii="Arial" w:eastAsia="Arial" w:hAnsi="Arial"/>
            <w:color w:val="000000"/>
          </w:rPr>
          <w:t xml:space="preserve">Data </w:t>
        </w:r>
      </w:ins>
      <w:commentRangeEnd w:id="40"/>
      <w:r w:rsidR="00F06677">
        <w:rPr>
          <w:rStyle w:val="CommentReference"/>
          <w:rFonts w:ascii="Arial" w:eastAsia="Arial" w:hAnsi="Arial"/>
          <w:color w:val="000000"/>
          <w:sz w:val="20"/>
          <w:szCs w:val="20"/>
        </w:rPr>
        <w:commentReference w:id="40"/>
      </w:r>
      <w:r w:rsidR="006A7191">
        <w:rPr>
          <w:rFonts w:ascii="Arial" w:eastAsia="Arial" w:hAnsi="Arial"/>
          <w:color w:val="000000"/>
        </w:rPr>
        <w:t>which is owned by,</w:t>
      </w:r>
      <w:ins w:id="43" w:author="Samantha" w:date="2026-09-02T11:24:00Z" w16du:dateUtc="2026-09-02T03:24:00Z">
        <w:r w:rsidR="00BA74B3">
          <w:rPr>
            <w:rFonts w:ascii="Arial" w:eastAsia="Arial" w:hAnsi="Arial"/>
            <w:color w:val="000000"/>
          </w:rPr>
          <w:t xml:space="preserve"> </w:t>
        </w:r>
        <w:r w:rsidR="00BA74B3" w:rsidRPr="00BA74B3">
          <w:rPr>
            <w:rFonts w:ascii="Arial" w:eastAsia="Arial" w:hAnsi="Arial"/>
            <w:color w:val="000000"/>
          </w:rPr>
          <w:t>controlled by, or licensed</w:t>
        </w:r>
        <w:r w:rsidR="00BA74B3">
          <w:rPr>
            <w:rFonts w:ascii="Arial" w:eastAsia="Arial" w:hAnsi="Arial"/>
            <w:color w:val="000000"/>
          </w:rPr>
          <w:t xml:space="preserve"> to </w:t>
        </w:r>
        <w:r w:rsidR="00BA74B3" w:rsidRPr="009C7871">
          <w:rPr>
            <w:rFonts w:ascii="Arial" w:eastAsia="Arial" w:hAnsi="Arial"/>
            <w:color w:val="000000"/>
          </w:rPr>
          <w:t>a Party</w:t>
        </w:r>
        <w:r w:rsidR="00BA74B3">
          <w:rPr>
            <w:rFonts w:ascii="Arial" w:eastAsia="Arial" w:hAnsi="Arial"/>
            <w:color w:val="000000"/>
          </w:rPr>
          <w:t xml:space="preserve"> or </w:t>
        </w:r>
        <w:r w:rsidR="00BA74B3" w:rsidRPr="009C7871">
          <w:rPr>
            <w:rFonts w:ascii="Arial" w:eastAsia="Arial" w:hAnsi="Arial"/>
            <w:color w:val="000000"/>
          </w:rPr>
          <w:t>its Affiliates</w:t>
        </w:r>
      </w:ins>
      <w:del w:id="44" w:author="Samantha" w:date="2026-09-02T11:24:00Z" w16du:dateUtc="2026-09-02T03:24:00Z">
        <w:r w:rsidR="006A7191" w:rsidDel="00BA74B3">
          <w:rPr>
            <w:rFonts w:ascii="Arial" w:eastAsia="Arial" w:hAnsi="Arial"/>
            <w:color w:val="000000"/>
          </w:rPr>
          <w:delText xml:space="preserve"> or in the possession of either Party, or with respect to which either Party may grant </w:delText>
        </w:r>
        <w:r w:rsidR="0013615A" w:rsidDel="00BA74B3">
          <w:rPr>
            <w:rFonts w:ascii="Arial" w:eastAsia="Arial" w:hAnsi="Arial"/>
            <w:color w:val="000000"/>
          </w:rPr>
          <w:delText>license</w:delText>
        </w:r>
        <w:r w:rsidR="006A7191" w:rsidDel="00BA74B3">
          <w:rPr>
            <w:rFonts w:ascii="Arial" w:eastAsia="Arial" w:hAnsi="Arial"/>
            <w:color w:val="000000"/>
          </w:rPr>
          <w:delText xml:space="preserve"> to the other Party hereunder</w:delText>
        </w:r>
      </w:del>
      <w:r w:rsidR="006A7191">
        <w:rPr>
          <w:rFonts w:ascii="Arial" w:eastAsia="Arial" w:hAnsi="Arial"/>
          <w:color w:val="000000"/>
        </w:rPr>
        <w:t>, prior to or outside the performance of the Project and relating thereto</w:t>
      </w:r>
      <w:r w:rsidR="00B412CB">
        <w:rPr>
          <w:rFonts w:ascii="Arial" w:eastAsia="Arial" w:hAnsi="Arial"/>
          <w:color w:val="000000"/>
        </w:rPr>
        <w:t>, more particularly described under Schedule 3 attached hereto</w:t>
      </w:r>
      <w:ins w:id="45" w:author="Samantha" w:date="2026-09-01T19:11:00Z" w16du:dateUtc="2026-09-01T11:11:00Z">
        <w:r w:rsidR="002B789D">
          <w:rPr>
            <w:rFonts w:ascii="Arial" w:eastAsia="Arial" w:hAnsi="Arial"/>
            <w:color w:val="000000"/>
          </w:rPr>
          <w:t xml:space="preserve">. </w:t>
        </w:r>
      </w:ins>
      <w:ins w:id="46" w:author="Samantha" w:date="2026-09-02T21:10:00Z" w16du:dateUtc="2026-09-02T13:10:00Z">
        <w:r w:rsidR="00D524AE">
          <w:rPr>
            <w:rFonts w:ascii="Arial" w:eastAsia="Arial" w:hAnsi="Arial"/>
            <w:color w:val="000000"/>
          </w:rPr>
          <w:t>“</w:t>
        </w:r>
      </w:ins>
      <w:ins w:id="47" w:author="Samantha" w:date="2026-09-01T19:11:00Z" w16du:dateUtc="2026-09-01T11:11:00Z">
        <w:r w:rsidR="002B789D">
          <w:rPr>
            <w:rFonts w:ascii="Arial" w:eastAsia="Arial" w:hAnsi="Arial"/>
            <w:b/>
            <w:bCs/>
            <w:color w:val="000000"/>
          </w:rPr>
          <w:t>Background IPR</w:t>
        </w:r>
      </w:ins>
      <w:ins w:id="48" w:author="Samantha" w:date="2026-09-02T21:10:00Z" w16du:dateUtc="2026-09-02T13:10:00Z">
        <w:r w:rsidR="00D524AE">
          <w:rPr>
            <w:rFonts w:ascii="Arial" w:eastAsia="Arial" w:hAnsi="Arial"/>
            <w:color w:val="000000"/>
          </w:rPr>
          <w:t>” shall</w:t>
        </w:r>
      </w:ins>
      <w:ins w:id="49" w:author="Samantha" w:date="2026-09-01T19:11:00Z" w16du:dateUtc="2026-09-01T11:11:00Z">
        <w:r w:rsidR="002B789D">
          <w:rPr>
            <w:rFonts w:ascii="Arial" w:eastAsia="Arial" w:hAnsi="Arial"/>
            <w:color w:val="000000"/>
          </w:rPr>
          <w:t xml:space="preserve"> mean any Intellectual Property rights in or relating to the </w:t>
        </w:r>
      </w:ins>
      <w:ins w:id="50" w:author="Samantha" w:date="2026-09-01T19:12:00Z" w16du:dateUtc="2026-09-01T11:12:00Z">
        <w:r w:rsidR="002B789D">
          <w:rPr>
            <w:rFonts w:ascii="Arial" w:eastAsia="Arial" w:hAnsi="Arial"/>
            <w:color w:val="000000"/>
          </w:rPr>
          <w:t>Back</w:t>
        </w:r>
      </w:ins>
      <w:ins w:id="51" w:author="Samantha" w:date="2026-09-01T19:11:00Z" w16du:dateUtc="2026-09-01T11:11:00Z">
        <w:r w:rsidR="002B789D">
          <w:rPr>
            <w:rFonts w:ascii="Arial" w:eastAsia="Arial" w:hAnsi="Arial"/>
            <w:color w:val="000000"/>
          </w:rPr>
          <w:t>ground IP.</w:t>
        </w:r>
      </w:ins>
      <w:del w:id="52" w:author="Samantha" w:date="2026-09-01T19:11:00Z" w16du:dateUtc="2026-09-01T11:11:00Z">
        <w:r w:rsidR="00000B05" w:rsidDel="002B789D">
          <w:rPr>
            <w:rFonts w:ascii="Arial" w:eastAsia="Arial" w:hAnsi="Arial"/>
            <w:color w:val="000000"/>
          </w:rPr>
          <w:delText>;</w:delText>
        </w:r>
      </w:del>
    </w:p>
    <w:p w14:paraId="7607A79E" w14:textId="77777777" w:rsidR="008E62A2" w:rsidRDefault="008E62A2" w:rsidP="008E62A2">
      <w:pPr>
        <w:spacing w:line="254" w:lineRule="auto"/>
        <w:ind w:left="720"/>
        <w:jc w:val="both"/>
        <w:rPr>
          <w:ins w:id="53" w:author="Samantha" w:date="2026-08-27T19:07:00Z" w16du:dateUtc="2026-08-27T11:07:00Z"/>
          <w:rFonts w:ascii="Arial" w:eastAsia="Arial" w:hAnsi="Arial"/>
          <w:color w:val="000000"/>
        </w:rPr>
      </w:pPr>
    </w:p>
    <w:p w14:paraId="1EB647BF" w14:textId="49A65CE8" w:rsidR="008E62A2" w:rsidRDefault="008E62A2" w:rsidP="008E62A2">
      <w:pPr>
        <w:spacing w:line="254" w:lineRule="auto"/>
        <w:ind w:left="720"/>
        <w:jc w:val="both"/>
        <w:rPr>
          <w:ins w:id="54" w:author="Samantha" w:date="2026-08-27T19:07:00Z" w16du:dateUtc="2026-08-27T11:07:00Z"/>
          <w:rFonts w:ascii="Arial" w:hAnsi="Arial"/>
        </w:rPr>
      </w:pPr>
      <w:ins w:id="55" w:author="Samantha" w:date="2026-08-27T19:07:00Z" w16du:dateUtc="2026-08-27T11:07:00Z">
        <w:r>
          <w:rPr>
            <w:rFonts w:ascii="Arial" w:eastAsia="Arial" w:hAnsi="Arial"/>
            <w:color w:val="000000"/>
          </w:rPr>
          <w:t>“</w:t>
        </w:r>
      </w:ins>
      <w:ins w:id="56" w:author="Samantha" w:date="2026-08-27T19:08:00Z" w16du:dateUtc="2026-08-27T11:08:00Z">
        <w:r>
          <w:rPr>
            <w:rFonts w:ascii="Arial" w:hAnsi="Arial"/>
            <w:b/>
          </w:rPr>
          <w:t>Business Day</w:t>
        </w:r>
      </w:ins>
      <w:ins w:id="57" w:author="Samantha" w:date="2026-08-27T19:07:00Z" w16du:dateUtc="2026-08-27T11:07:00Z">
        <w:r>
          <w:rPr>
            <w:rFonts w:ascii="Arial" w:hAnsi="Arial"/>
          </w:rPr>
          <w:t xml:space="preserve">” shall </w:t>
        </w:r>
      </w:ins>
      <w:ins w:id="58" w:author="Samantha" w:date="2026-08-27T19:08:00Z" w16du:dateUtc="2026-08-27T11:08:00Z">
        <w:r w:rsidRPr="008E62A2">
          <w:rPr>
            <w:rFonts w:ascii="Arial" w:hAnsi="Arial"/>
          </w:rPr>
          <w:t xml:space="preserve">mean any day except a Saturday, Sunday or any official holiday </w:t>
        </w:r>
        <w:r>
          <w:rPr>
            <w:rFonts w:ascii="Arial" w:hAnsi="Arial"/>
          </w:rPr>
          <w:t xml:space="preserve">in </w:t>
        </w:r>
        <w:commentRangeStart w:id="59"/>
        <w:r>
          <w:rPr>
            <w:rFonts w:ascii="Arial" w:hAnsi="Arial"/>
          </w:rPr>
          <w:t>Singapore</w:t>
        </w:r>
      </w:ins>
      <w:commentRangeEnd w:id="59"/>
      <w:r w:rsidR="00F06677" w:rsidRPr="008E62A2">
        <w:rPr>
          <w:rStyle w:val="CommentReference"/>
          <w:rFonts w:ascii="Arial" w:hAnsi="Arial"/>
          <w:sz w:val="20"/>
          <w:szCs w:val="20"/>
        </w:rPr>
        <w:commentReference w:id="59"/>
      </w:r>
      <w:ins w:id="60" w:author="Samantha" w:date="2026-08-27T19:08:00Z" w16du:dateUtc="2026-08-27T11:08:00Z">
        <w:r w:rsidRPr="008E62A2">
          <w:rPr>
            <w:rFonts w:ascii="Arial" w:hAnsi="Arial"/>
          </w:rPr>
          <w:t>.</w:t>
        </w:r>
      </w:ins>
    </w:p>
    <w:p w14:paraId="4C493B9E" w14:textId="77777777" w:rsidR="00207127" w:rsidRDefault="00207127" w:rsidP="006A7191">
      <w:pPr>
        <w:spacing w:line="256" w:lineRule="auto"/>
        <w:ind w:left="720"/>
        <w:jc w:val="both"/>
        <w:rPr>
          <w:rFonts w:ascii="Arial" w:eastAsia="Arial" w:hAnsi="Arial"/>
          <w:color w:val="000000"/>
        </w:rPr>
      </w:pPr>
    </w:p>
    <w:p w14:paraId="10F6C0B6" w14:textId="4E5A1641" w:rsidR="008E62A2" w:rsidRPr="00207127" w:rsidRDefault="002F533D" w:rsidP="008E62A2">
      <w:pPr>
        <w:spacing w:line="256" w:lineRule="auto"/>
        <w:ind w:left="720"/>
        <w:jc w:val="both"/>
        <w:rPr>
          <w:ins w:id="61" w:author="Samantha" w:date="2026-08-27T17:38:00Z" w16du:dateUtc="2026-08-27T09:38:00Z"/>
          <w:rFonts w:ascii="Arial" w:hAnsi="Arial"/>
        </w:rPr>
      </w:pPr>
      <w:r>
        <w:rPr>
          <w:rFonts w:ascii="Arial" w:eastAsia="Arial" w:hAnsi="Arial"/>
          <w:color w:val="000000"/>
        </w:rPr>
        <w:t>“</w:t>
      </w:r>
      <w:r w:rsidR="00207127">
        <w:rPr>
          <w:rFonts w:ascii="Arial" w:hAnsi="Arial"/>
          <w:b/>
        </w:rPr>
        <w:t>Confidential Information</w:t>
      </w:r>
      <w:r>
        <w:rPr>
          <w:rFonts w:ascii="Arial" w:hAnsi="Arial"/>
        </w:rPr>
        <w:t>”</w:t>
      </w:r>
      <w:r w:rsidR="004B70DB">
        <w:rPr>
          <w:rFonts w:ascii="Arial" w:hAnsi="Arial"/>
        </w:rPr>
        <w:t xml:space="preserve"> </w:t>
      </w:r>
      <w:r w:rsidR="00207127">
        <w:rPr>
          <w:rFonts w:ascii="Arial" w:hAnsi="Arial"/>
        </w:rPr>
        <w:t>shall have the mea</w:t>
      </w:r>
      <w:r w:rsidR="00A9757D">
        <w:rPr>
          <w:rFonts w:ascii="Arial" w:hAnsi="Arial"/>
        </w:rPr>
        <w:t xml:space="preserve">ning ascribed to it in </w:t>
      </w:r>
      <w:ins w:id="62" w:author="Samantha" w:date="2026-09-03T14:01:00Z" w16du:dateUtc="2026-09-03T06:01:00Z">
        <w:r w:rsidR="003E63DC">
          <w:rPr>
            <w:rFonts w:ascii="Arial" w:hAnsi="Arial"/>
          </w:rPr>
          <w:t xml:space="preserve">the NDA defined in </w:t>
        </w:r>
      </w:ins>
      <w:r w:rsidR="00A9757D">
        <w:rPr>
          <w:rFonts w:ascii="Arial" w:hAnsi="Arial"/>
        </w:rPr>
        <w:t>Clause 8</w:t>
      </w:r>
      <w:r w:rsidR="00207127">
        <w:rPr>
          <w:rFonts w:ascii="Arial" w:hAnsi="Arial"/>
        </w:rPr>
        <w:t>.1;</w:t>
      </w:r>
    </w:p>
    <w:p w14:paraId="654BC50E" w14:textId="77777777" w:rsidR="008E62A2" w:rsidRDefault="008E62A2" w:rsidP="008E62A2">
      <w:pPr>
        <w:spacing w:line="256" w:lineRule="auto"/>
        <w:ind w:left="720"/>
        <w:jc w:val="both"/>
        <w:rPr>
          <w:ins w:id="63" w:author="Samantha" w:date="2026-08-27T17:38:00Z" w16du:dateUtc="2026-08-27T09:38:00Z"/>
          <w:rFonts w:ascii="Arial" w:eastAsia="Arial" w:hAnsi="Arial"/>
          <w:color w:val="000000"/>
        </w:rPr>
      </w:pPr>
    </w:p>
    <w:p w14:paraId="3080EBE6" w14:textId="077EC974" w:rsidR="00207127" w:rsidRPr="00207127" w:rsidRDefault="008E62A2" w:rsidP="008E62A2">
      <w:pPr>
        <w:spacing w:line="256" w:lineRule="auto"/>
        <w:ind w:left="720"/>
        <w:jc w:val="both"/>
        <w:rPr>
          <w:rFonts w:ascii="Arial" w:hAnsi="Arial"/>
        </w:rPr>
      </w:pPr>
      <w:ins w:id="64" w:author="Samantha" w:date="2026-08-27T17:38:00Z" w16du:dateUtc="2026-08-27T09:38:00Z">
        <w:r>
          <w:rPr>
            <w:rFonts w:ascii="Arial" w:eastAsia="Arial" w:hAnsi="Arial"/>
            <w:color w:val="000000"/>
          </w:rPr>
          <w:t>“</w:t>
        </w:r>
        <w:commentRangeStart w:id="65"/>
        <w:commentRangeStart w:id="66"/>
        <w:r>
          <w:rPr>
            <w:rFonts w:ascii="Arial" w:eastAsia="Arial" w:hAnsi="Arial"/>
            <w:b/>
            <w:bCs/>
            <w:color w:val="000000"/>
          </w:rPr>
          <w:t>Data</w:t>
        </w:r>
      </w:ins>
      <w:commentRangeEnd w:id="65"/>
      <w:r w:rsidR="00F06677">
        <w:rPr>
          <w:rStyle w:val="CommentReference"/>
          <w:rFonts w:ascii="Arial" w:eastAsia="Arial" w:hAnsi="Arial"/>
          <w:color w:val="000000"/>
          <w:sz w:val="20"/>
          <w:szCs w:val="20"/>
        </w:rPr>
        <w:commentReference w:id="65"/>
      </w:r>
      <w:commentRangeEnd w:id="66"/>
      <w:r w:rsidR="004C646F">
        <w:rPr>
          <w:rStyle w:val="CommentReference"/>
          <w:rFonts w:ascii="Arial" w:eastAsia="Arial" w:hAnsi="Arial"/>
          <w:color w:val="000000"/>
          <w:sz w:val="20"/>
          <w:szCs w:val="20"/>
        </w:rPr>
        <w:commentReference w:id="66"/>
      </w:r>
      <w:ins w:id="67" w:author="Samantha" w:date="2026-08-27T17:38:00Z" w16du:dateUtc="2026-08-27T09:38:00Z">
        <w:r>
          <w:rPr>
            <w:rFonts w:ascii="Arial" w:eastAsia="Arial" w:hAnsi="Arial"/>
            <w:color w:val="000000"/>
          </w:rPr>
          <w:t>”</w:t>
        </w:r>
        <w:r>
          <w:rPr>
            <w:rFonts w:ascii="Arial" w:eastAsia="Arial" w:hAnsi="Arial"/>
            <w:b/>
            <w:bCs/>
            <w:color w:val="000000"/>
          </w:rPr>
          <w:t xml:space="preserve"> </w:t>
        </w:r>
        <w:r w:rsidRPr="0013615A">
          <w:rPr>
            <w:rFonts w:ascii="Arial" w:eastAsia="Arial" w:hAnsi="Arial"/>
            <w:color w:val="000000"/>
          </w:rPr>
          <w:t xml:space="preserve">shall mean </w:t>
        </w:r>
      </w:ins>
      <w:ins w:id="68" w:author="Samantha" w:date="2026-08-27T17:58:00Z" w16du:dateUtc="2026-08-27T09:58:00Z">
        <w:r w:rsidRPr="008E62A2">
          <w:rPr>
            <w:rFonts w:ascii="Arial" w:eastAsia="Arial" w:hAnsi="Arial"/>
            <w:color w:val="000000"/>
          </w:rPr>
          <w:t>any and all (a) raw test data, including but not limited to voltage measurements, current measurements, signal waveforms, timing measurements, power consumption readings, temperature readings, and other electrical parameter measurements collected directly from hardware testing activities; (b) processed data, including but not limited to compiled test logs and test reports derived from the processing or analysis of raw test data; and (c) derived data, including but not limited to performance benchmarks, reliability assessments, failure analysis results, statistical analyses, and any other data or information generated, calculated, or inferred from raw test data or processed data, in each case whether generated, collected, recorded, or compiled in connection with the testing of hardware, components, assemblies, or systems</w:t>
        </w:r>
      </w:ins>
      <w:ins w:id="69" w:author="Samantha" w:date="2026-08-27T17:38:00Z" w16du:dateUtc="2026-08-27T09:38:00Z">
        <w:r>
          <w:rPr>
            <w:rFonts w:ascii="Arial" w:eastAsia="Arial" w:hAnsi="Arial"/>
            <w:color w:val="000000"/>
          </w:rPr>
          <w:t>.</w:t>
        </w:r>
      </w:ins>
    </w:p>
    <w:p w14:paraId="5CE6A5AD" w14:textId="3799788D" w:rsidR="006A7191" w:rsidRDefault="006A7191" w:rsidP="006A7191">
      <w:pPr>
        <w:spacing w:line="256" w:lineRule="auto"/>
        <w:ind w:left="720"/>
        <w:jc w:val="both"/>
        <w:rPr>
          <w:rFonts w:ascii="Arial" w:eastAsia="Arial" w:hAnsi="Arial"/>
          <w:color w:val="000000"/>
        </w:rPr>
      </w:pPr>
    </w:p>
    <w:p w14:paraId="15B27F22" w14:textId="7BED4E5A" w:rsidR="0013615A" w:rsidRPr="0013615A" w:rsidRDefault="002F533D" w:rsidP="006A7191">
      <w:pPr>
        <w:spacing w:line="256" w:lineRule="auto"/>
        <w:ind w:left="720"/>
        <w:jc w:val="both"/>
        <w:rPr>
          <w:rFonts w:ascii="Arial" w:eastAsia="Arial" w:hAnsi="Arial"/>
          <w:color w:val="000000"/>
        </w:rPr>
      </w:pPr>
      <w:commentRangeStart w:id="70"/>
      <w:r>
        <w:rPr>
          <w:rFonts w:ascii="Arial" w:eastAsia="Arial" w:hAnsi="Arial"/>
          <w:color w:val="000000"/>
        </w:rPr>
        <w:t>“</w:t>
      </w:r>
      <w:commentRangeEnd w:id="70"/>
      <w:r w:rsidR="00F06677">
        <w:rPr>
          <w:rStyle w:val="CommentReference"/>
          <w:rFonts w:ascii="Arial" w:eastAsia="Arial" w:hAnsi="Arial"/>
          <w:b/>
          <w:bCs/>
          <w:color w:val="000000"/>
          <w:sz w:val="20"/>
          <w:szCs w:val="20"/>
        </w:rPr>
        <w:commentReference w:id="70"/>
      </w:r>
      <w:r w:rsidR="0013615A">
        <w:rPr>
          <w:rFonts w:ascii="Arial" w:eastAsia="Arial" w:hAnsi="Arial"/>
          <w:b/>
          <w:bCs/>
          <w:color w:val="000000"/>
        </w:rPr>
        <w:t>Foreground IP</w:t>
      </w:r>
      <w:del w:id="71" w:author="Samantha" w:date="2026-09-01T19:12:00Z" w16du:dateUtc="2026-09-01T11:12:00Z">
        <w:r w:rsidR="0013615A" w:rsidDel="002B789D">
          <w:rPr>
            <w:rFonts w:ascii="Arial" w:eastAsia="Arial" w:hAnsi="Arial"/>
            <w:b/>
            <w:bCs/>
            <w:color w:val="000000"/>
          </w:rPr>
          <w:delText>/IPR</w:delText>
        </w:r>
      </w:del>
      <w:r>
        <w:rPr>
          <w:rFonts w:ascii="Arial" w:eastAsia="Arial" w:hAnsi="Arial"/>
          <w:color w:val="000000"/>
        </w:rPr>
        <w:t>”</w:t>
      </w:r>
      <w:r w:rsidR="0013615A">
        <w:rPr>
          <w:rFonts w:ascii="Arial" w:eastAsia="Arial" w:hAnsi="Arial"/>
          <w:b/>
          <w:bCs/>
          <w:color w:val="000000"/>
        </w:rPr>
        <w:t xml:space="preserve"> </w:t>
      </w:r>
      <w:r w:rsidR="0013615A" w:rsidRPr="0013615A">
        <w:rPr>
          <w:rFonts w:ascii="Arial" w:eastAsia="Arial" w:hAnsi="Arial"/>
          <w:color w:val="000000"/>
        </w:rPr>
        <w:t xml:space="preserve">shall mean any and all Intellectual Property </w:t>
      </w:r>
      <w:commentRangeStart w:id="72"/>
      <w:ins w:id="73" w:author="Samantha" w:date="2026-09-03T13:39:00Z" w16du:dateUtc="2026-09-03T05:39:00Z">
        <w:r w:rsidR="003E63DC" w:rsidRPr="003E63DC">
          <w:rPr>
            <w:rFonts w:ascii="Arial" w:eastAsia="Arial" w:hAnsi="Arial"/>
            <w:color w:val="000000"/>
          </w:rPr>
          <w:t>first generated, conceived, developed or reduced to practice in the course of or</w:t>
        </w:r>
        <w:r w:rsidR="003E63DC">
          <w:rPr>
            <w:rFonts w:ascii="Arial" w:eastAsia="Arial" w:hAnsi="Arial"/>
            <w:color w:val="000000"/>
          </w:rPr>
          <w:t xml:space="preserve"> </w:t>
        </w:r>
      </w:ins>
      <w:commentRangeEnd w:id="72"/>
      <w:r w:rsidR="00F06677" w:rsidRPr="0013615A">
        <w:rPr>
          <w:rStyle w:val="CommentReference"/>
          <w:rFonts w:ascii="Arial" w:eastAsia="Arial" w:hAnsi="Arial"/>
          <w:color w:val="000000"/>
          <w:sz w:val="20"/>
          <w:szCs w:val="20"/>
        </w:rPr>
        <w:commentReference w:id="72"/>
      </w:r>
      <w:r w:rsidR="0013615A" w:rsidRPr="0013615A">
        <w:rPr>
          <w:rFonts w:ascii="Arial" w:eastAsia="Arial" w:hAnsi="Arial"/>
          <w:color w:val="000000"/>
        </w:rPr>
        <w:t xml:space="preserve">arising from work performed under the Project during the period of performance of this Agreement, whether conceived, discovered, reduced to practice or writing, generated or developed by the employees, consultants, officers, students, invitees and/or agents of NP and/or by the employees, consultants, contractors or agents of </w:t>
      </w:r>
      <w:r w:rsidR="004C588A">
        <w:rPr>
          <w:rFonts w:ascii="Arial" w:eastAsia="Arial" w:hAnsi="Arial"/>
          <w:color w:val="000000"/>
        </w:rPr>
        <w:t>Company</w:t>
      </w:r>
      <w:r w:rsidR="0013615A" w:rsidRPr="0013615A">
        <w:rPr>
          <w:rFonts w:ascii="Arial" w:eastAsia="Arial" w:hAnsi="Arial"/>
          <w:color w:val="000000"/>
        </w:rPr>
        <w:t xml:space="preserve"> and/or its Affiliates, solely or jointly. For clarification, Foreground IP shall exclude Data</w:t>
      </w:r>
      <w:r w:rsidR="0013615A">
        <w:rPr>
          <w:rFonts w:ascii="Arial" w:eastAsia="Arial" w:hAnsi="Arial"/>
          <w:color w:val="000000"/>
        </w:rPr>
        <w:t>.</w:t>
      </w:r>
      <w:ins w:id="74" w:author="Samantha" w:date="2026-09-01T19:11:00Z" w16du:dateUtc="2026-09-01T11:11:00Z">
        <w:r w:rsidR="002B789D">
          <w:rPr>
            <w:rFonts w:ascii="Arial" w:eastAsia="Arial" w:hAnsi="Arial"/>
            <w:color w:val="000000"/>
          </w:rPr>
          <w:t xml:space="preserve"> </w:t>
        </w:r>
      </w:ins>
      <w:ins w:id="75" w:author="Samantha" w:date="2026-09-02T21:11:00Z" w16du:dateUtc="2026-09-02T13:11:00Z">
        <w:r w:rsidR="00D524AE">
          <w:rPr>
            <w:rFonts w:ascii="Arial" w:eastAsia="Arial" w:hAnsi="Arial"/>
            <w:color w:val="000000"/>
          </w:rPr>
          <w:t>“</w:t>
        </w:r>
      </w:ins>
      <w:ins w:id="76" w:author="Samantha" w:date="2026-09-01T19:11:00Z" w16du:dateUtc="2026-09-01T11:11:00Z">
        <w:r w:rsidR="002B789D">
          <w:rPr>
            <w:rFonts w:ascii="Arial" w:eastAsia="Arial" w:hAnsi="Arial"/>
            <w:b/>
            <w:bCs/>
            <w:color w:val="000000"/>
          </w:rPr>
          <w:t>Foreground IPR</w:t>
        </w:r>
      </w:ins>
      <w:ins w:id="77" w:author="Samantha" w:date="2026-09-02T21:11:00Z" w16du:dateUtc="2026-09-02T13:11:00Z">
        <w:r w:rsidR="00D524AE">
          <w:rPr>
            <w:rFonts w:ascii="Arial" w:eastAsia="Arial" w:hAnsi="Arial"/>
            <w:color w:val="000000"/>
          </w:rPr>
          <w:t xml:space="preserve">” shall </w:t>
        </w:r>
      </w:ins>
      <w:ins w:id="78" w:author="Samantha" w:date="2026-09-01T19:11:00Z" w16du:dateUtc="2026-09-01T11:11:00Z">
        <w:r w:rsidR="002B789D">
          <w:rPr>
            <w:rFonts w:ascii="Arial" w:eastAsia="Arial" w:hAnsi="Arial"/>
            <w:color w:val="000000"/>
          </w:rPr>
          <w:t>mean any Intellectual Property rights in or relating to the Foreground IP.</w:t>
        </w:r>
      </w:ins>
    </w:p>
    <w:p w14:paraId="2962CD86" w14:textId="77777777" w:rsidR="0013615A" w:rsidRDefault="0013615A" w:rsidP="006A7191">
      <w:pPr>
        <w:spacing w:line="256" w:lineRule="auto"/>
        <w:ind w:left="720"/>
        <w:jc w:val="both"/>
        <w:rPr>
          <w:rFonts w:ascii="Arial" w:eastAsia="Arial" w:hAnsi="Arial"/>
          <w:color w:val="000000"/>
        </w:rPr>
      </w:pPr>
    </w:p>
    <w:p w14:paraId="176ED6DC" w14:textId="7EFF36ED" w:rsidR="00643664" w:rsidRDefault="002F533D" w:rsidP="006A7191">
      <w:pPr>
        <w:spacing w:line="256" w:lineRule="auto"/>
        <w:ind w:left="720"/>
        <w:jc w:val="both"/>
        <w:rPr>
          <w:rFonts w:ascii="Arial" w:eastAsia="Arial" w:hAnsi="Arial"/>
          <w:color w:val="000000"/>
        </w:rPr>
      </w:pPr>
      <w:r>
        <w:rPr>
          <w:rFonts w:ascii="Arial" w:eastAsia="Arial" w:hAnsi="Arial"/>
          <w:color w:val="000000"/>
        </w:rPr>
        <w:t>“</w:t>
      </w:r>
      <w:r w:rsidR="00643664" w:rsidRPr="001A71AE">
        <w:rPr>
          <w:rFonts w:ascii="Arial" w:eastAsia="Arial" w:hAnsi="Arial"/>
          <w:b/>
          <w:color w:val="000000"/>
        </w:rPr>
        <w:t>Grant</w:t>
      </w:r>
      <w:r>
        <w:rPr>
          <w:rFonts w:ascii="Arial" w:eastAsia="Arial" w:hAnsi="Arial"/>
          <w:color w:val="000000"/>
        </w:rPr>
        <w:t>”</w:t>
      </w:r>
      <w:r w:rsidR="00643664" w:rsidRPr="00643664">
        <w:rPr>
          <w:rFonts w:ascii="Arial" w:eastAsia="Arial" w:hAnsi="Arial"/>
          <w:color w:val="000000"/>
        </w:rPr>
        <w:tab/>
      </w:r>
      <w:r w:rsidR="00643664">
        <w:rPr>
          <w:rFonts w:ascii="Arial" w:eastAsia="Arial" w:hAnsi="Arial"/>
          <w:color w:val="000000"/>
        </w:rPr>
        <w:t>shall mean funding</w:t>
      </w:r>
      <w:r w:rsidR="00643664" w:rsidRPr="00643664">
        <w:rPr>
          <w:rFonts w:ascii="Arial" w:eastAsia="Arial" w:hAnsi="Arial"/>
          <w:color w:val="000000"/>
        </w:rPr>
        <w:t xml:space="preserve"> from the Research Funding </w:t>
      </w:r>
      <w:r w:rsidR="00643664">
        <w:rPr>
          <w:rFonts w:ascii="Arial" w:eastAsia="Arial" w:hAnsi="Arial"/>
          <w:color w:val="000000"/>
        </w:rPr>
        <w:t xml:space="preserve">Public Agencies/ </w:t>
      </w:r>
      <w:r w:rsidR="00A22BEB" w:rsidRPr="00643664">
        <w:rPr>
          <w:rFonts w:ascii="Arial" w:eastAsia="Arial" w:hAnsi="Arial"/>
          <w:color w:val="000000"/>
        </w:rPr>
        <w:t>Organization</w:t>
      </w:r>
      <w:r w:rsidR="00A22BEB">
        <w:rPr>
          <w:rFonts w:ascii="Arial" w:eastAsia="Arial" w:hAnsi="Arial"/>
          <w:color w:val="000000"/>
        </w:rPr>
        <w:t>s</w:t>
      </w:r>
      <w:r w:rsidR="00643664">
        <w:rPr>
          <w:rFonts w:ascii="Arial" w:eastAsia="Arial" w:hAnsi="Arial"/>
          <w:color w:val="000000"/>
        </w:rPr>
        <w:t xml:space="preserve"> </w:t>
      </w:r>
      <w:del w:id="79" w:author="Samantha" w:date="2026-08-27T18:08:00Z" w16du:dateUtc="2026-08-27T10:08:00Z">
        <w:r w:rsidR="00643664" w:rsidDel="008E62A2">
          <w:rPr>
            <w:rFonts w:ascii="Arial" w:eastAsia="Arial" w:hAnsi="Arial"/>
            <w:color w:val="000000"/>
          </w:rPr>
          <w:delText xml:space="preserve">or </w:delText>
        </w:r>
      </w:del>
      <w:r w:rsidR="00643664" w:rsidRPr="00643664">
        <w:rPr>
          <w:rFonts w:ascii="Arial" w:eastAsia="Arial" w:hAnsi="Arial"/>
          <w:color w:val="000000"/>
        </w:rPr>
        <w:t xml:space="preserve">to the </w:t>
      </w:r>
      <w:r w:rsidR="00643664">
        <w:rPr>
          <w:rFonts w:ascii="Arial" w:eastAsia="Arial" w:hAnsi="Arial"/>
          <w:color w:val="000000"/>
        </w:rPr>
        <w:t>Ngee Ann Polytechnic</w:t>
      </w:r>
      <w:r w:rsidR="00643664" w:rsidRPr="00643664">
        <w:rPr>
          <w:rFonts w:ascii="Arial" w:eastAsia="Arial" w:hAnsi="Arial"/>
          <w:color w:val="000000"/>
        </w:rPr>
        <w:t xml:space="preserve"> for the purpose of carrying out the Project and its associated terms and conditions.</w:t>
      </w:r>
    </w:p>
    <w:p w14:paraId="123576D0" w14:textId="77777777" w:rsidR="00643664" w:rsidRDefault="00643664" w:rsidP="006A7191">
      <w:pPr>
        <w:spacing w:line="256" w:lineRule="auto"/>
        <w:ind w:left="720"/>
        <w:jc w:val="both"/>
        <w:rPr>
          <w:rFonts w:ascii="Arial" w:eastAsia="Arial" w:hAnsi="Arial"/>
          <w:color w:val="000000"/>
        </w:rPr>
      </w:pPr>
    </w:p>
    <w:p w14:paraId="281BC894" w14:textId="303D79CC" w:rsidR="006A7191" w:rsidRDefault="002F533D" w:rsidP="006A7191">
      <w:pPr>
        <w:spacing w:line="256" w:lineRule="auto"/>
        <w:ind w:left="720"/>
        <w:jc w:val="both"/>
        <w:rPr>
          <w:rFonts w:ascii="Arial" w:hAnsi="Arial"/>
        </w:rPr>
      </w:pPr>
      <w:commentRangeStart w:id="80"/>
      <w:r>
        <w:rPr>
          <w:rFonts w:ascii="Arial" w:eastAsia="Arial" w:hAnsi="Arial"/>
          <w:color w:val="000000"/>
        </w:rPr>
        <w:t>“</w:t>
      </w:r>
      <w:commentRangeEnd w:id="80"/>
      <w:r w:rsidR="00F06677" w:rsidRPr="006A7191">
        <w:rPr>
          <w:rStyle w:val="CommentReference"/>
          <w:rFonts w:ascii="Arial" w:hAnsi="Arial"/>
          <w:b/>
          <w:sz w:val="20"/>
          <w:szCs w:val="20"/>
        </w:rPr>
        <w:commentReference w:id="80"/>
      </w:r>
      <w:r w:rsidR="006A7191" w:rsidRPr="006A7191">
        <w:rPr>
          <w:rFonts w:ascii="Arial" w:hAnsi="Arial"/>
          <w:b/>
        </w:rPr>
        <w:t>Intellectual Property</w:t>
      </w:r>
      <w:r>
        <w:rPr>
          <w:rFonts w:ascii="Arial" w:hAnsi="Arial"/>
        </w:rPr>
        <w:t>”</w:t>
      </w:r>
      <w:r w:rsidR="004B70DB">
        <w:rPr>
          <w:rFonts w:ascii="Arial" w:hAnsi="Arial"/>
        </w:rPr>
        <w:t xml:space="preserve"> </w:t>
      </w:r>
      <w:r w:rsidR="006A7191">
        <w:rPr>
          <w:rFonts w:ascii="Arial" w:hAnsi="Arial"/>
        </w:rPr>
        <w:t xml:space="preserve">shall mean all </w:t>
      </w:r>
      <w:del w:id="81" w:author="Samantha" w:date="2026-09-03T17:11:00Z" w16du:dateUtc="2026-09-03T09:11:00Z">
        <w:r w:rsidR="006A7191" w:rsidDel="00F06677">
          <w:rPr>
            <w:rFonts w:ascii="Arial" w:hAnsi="Arial"/>
          </w:rPr>
          <w:delText xml:space="preserve">Confidential Information, </w:delText>
        </w:r>
      </w:del>
      <w:del w:id="82" w:author="Samantha" w:date="2026-09-03T13:15:00Z" w16du:dateUtc="2026-09-03T05:15:00Z">
        <w:r w:rsidR="0013615A" w:rsidDel="003E63DC">
          <w:rPr>
            <w:rFonts w:ascii="Arial" w:hAnsi="Arial"/>
          </w:rPr>
          <w:delText>k</w:delText>
        </w:r>
        <w:r w:rsidR="006A7191" w:rsidDel="003E63DC">
          <w:rPr>
            <w:rFonts w:ascii="Arial" w:hAnsi="Arial"/>
          </w:rPr>
          <w:delText>now</w:delText>
        </w:r>
      </w:del>
      <w:ins w:id="83" w:author="Samantha" w:date="2026-09-03T13:15:00Z" w16du:dateUtc="2026-09-03T05:15:00Z">
        <w:r w:rsidR="003E63DC">
          <w:rPr>
            <w:rFonts w:ascii="Arial" w:hAnsi="Arial"/>
          </w:rPr>
          <w:t>Know</w:t>
        </w:r>
      </w:ins>
      <w:r w:rsidR="006A7191">
        <w:rPr>
          <w:rFonts w:ascii="Arial" w:hAnsi="Arial"/>
        </w:rPr>
        <w:t>-how, patents, copyright, design rights, rights relating to computer software, and any other industrial or i</w:t>
      </w:r>
      <w:r w:rsidR="004442CB">
        <w:rPr>
          <w:rFonts w:ascii="Arial" w:hAnsi="Arial"/>
        </w:rPr>
        <w:t>ntellectual property rights</w:t>
      </w:r>
      <w:ins w:id="84" w:author="Samantha" w:date="2026-08-27T18:12:00Z" w16du:dateUtc="2026-08-27T10:12:00Z">
        <w:r w:rsidR="008E62A2">
          <w:rPr>
            <w:rFonts w:ascii="Arial" w:hAnsi="Arial"/>
          </w:rPr>
          <w:t xml:space="preserve">, </w:t>
        </w:r>
        <w:r w:rsidR="008E62A2" w:rsidRPr="008E62A2">
          <w:rPr>
            <w:rFonts w:ascii="Arial" w:hAnsi="Arial"/>
          </w:rPr>
          <w:t>whether registered or unregistered</w:t>
        </w:r>
      </w:ins>
      <w:ins w:id="85" w:author="Samantha" w:date="2026-09-02T21:18:00Z" w16du:dateUtc="2026-09-02T13:18:00Z">
        <w:r w:rsidR="00D524AE">
          <w:rPr>
            <w:rFonts w:ascii="Arial" w:hAnsi="Arial"/>
          </w:rPr>
          <w:t>.</w:t>
        </w:r>
      </w:ins>
      <w:del w:id="86" w:author="Samantha" w:date="2026-09-02T21:18:00Z" w16du:dateUtc="2026-09-02T13:18:00Z">
        <w:r w:rsidR="004442CB" w:rsidDel="00D524AE">
          <w:rPr>
            <w:rFonts w:ascii="Arial" w:hAnsi="Arial"/>
          </w:rPr>
          <w:delText>;</w:delText>
        </w:r>
      </w:del>
    </w:p>
    <w:p w14:paraId="4CEAA663" w14:textId="77777777" w:rsidR="004442CB" w:rsidRDefault="004442CB" w:rsidP="006A7191">
      <w:pPr>
        <w:spacing w:line="256" w:lineRule="auto"/>
        <w:ind w:left="720"/>
        <w:jc w:val="both"/>
        <w:rPr>
          <w:rFonts w:ascii="Arial" w:hAnsi="Arial"/>
        </w:rPr>
      </w:pPr>
    </w:p>
    <w:p w14:paraId="1B0A38B1" w14:textId="633A3817" w:rsidR="006A7191" w:rsidRDefault="002F533D" w:rsidP="006A7191">
      <w:pPr>
        <w:spacing w:line="256" w:lineRule="auto"/>
        <w:ind w:left="720"/>
        <w:jc w:val="both"/>
        <w:rPr>
          <w:rFonts w:ascii="Arial" w:hAnsi="Arial"/>
        </w:rPr>
      </w:pPr>
      <w:r>
        <w:rPr>
          <w:rFonts w:ascii="Arial" w:hAnsi="Arial"/>
        </w:rPr>
        <w:t>“</w:t>
      </w:r>
      <w:r w:rsidR="006A7191" w:rsidRPr="006A7191">
        <w:rPr>
          <w:rFonts w:ascii="Arial" w:hAnsi="Arial"/>
          <w:b/>
        </w:rPr>
        <w:t>Know-how</w:t>
      </w:r>
      <w:r>
        <w:rPr>
          <w:rFonts w:ascii="Arial" w:hAnsi="Arial"/>
        </w:rPr>
        <w:t>”</w:t>
      </w:r>
      <w:r w:rsidR="004B70DB" w:rsidRPr="008D46E0">
        <w:rPr>
          <w:rFonts w:ascii="Arial" w:hAnsi="Arial"/>
        </w:rPr>
        <w:t xml:space="preserve"> </w:t>
      </w:r>
      <w:r w:rsidR="006A7191" w:rsidRPr="008D46E0">
        <w:rPr>
          <w:rFonts w:ascii="Arial" w:hAnsi="Arial"/>
        </w:rPr>
        <w:t>shall mean any methods, techniques, processes, discoveries, inventions, innovations, u</w:t>
      </w:r>
      <w:r w:rsidR="00A664D9">
        <w:rPr>
          <w:rFonts w:ascii="Arial" w:hAnsi="Arial"/>
        </w:rPr>
        <w:t>np</w:t>
      </w:r>
      <w:r w:rsidR="006A7191" w:rsidRPr="008D46E0">
        <w:rPr>
          <w:rFonts w:ascii="Arial" w:hAnsi="Arial"/>
        </w:rPr>
        <w:t>atentable processes, technical information, specifications, recipes, formulae, designs, plans</w:t>
      </w:r>
      <w:ins w:id="87" w:author="Samantha" w:date="2026-09-03T13:19:00Z" w16du:dateUtc="2026-09-03T05:19:00Z">
        <w:r w:rsidR="003E63DC">
          <w:rPr>
            <w:rFonts w:ascii="Arial" w:hAnsi="Arial"/>
          </w:rPr>
          <w:t>,</w:t>
        </w:r>
      </w:ins>
      <w:r w:rsidR="006A7191" w:rsidRPr="008D46E0">
        <w:rPr>
          <w:rFonts w:ascii="Arial" w:hAnsi="Arial"/>
        </w:rPr>
        <w:t xml:space="preserve"> documentation, drawings, </w:t>
      </w:r>
      <w:del w:id="88" w:author="INFINEON" w:date="2026-09-03T13:20:00Z" w16du:dateUtc="2026-09-03T05:20:00Z">
        <w:r w:rsidR="006A7191" w:rsidRPr="008D46E0" w:rsidDel="003E63DC">
          <w:rPr>
            <w:rFonts w:ascii="Arial" w:hAnsi="Arial"/>
          </w:rPr>
          <w:delText>data</w:delText>
        </w:r>
        <w:r w:rsidR="006E0F64" w:rsidDel="003E63DC">
          <w:rPr>
            <w:rFonts w:ascii="Arial" w:hAnsi="Arial"/>
          </w:rPr>
          <w:delText>,</w:delText>
        </w:r>
        <w:r w:rsidR="006A7191" w:rsidRPr="008D46E0" w:rsidDel="003E63DC">
          <w:rPr>
            <w:rFonts w:ascii="Arial" w:hAnsi="Arial"/>
          </w:rPr>
          <w:delText xml:space="preserve"> </w:delText>
        </w:r>
      </w:del>
      <w:r w:rsidR="006A7191" w:rsidRPr="008D46E0">
        <w:rPr>
          <w:rFonts w:ascii="Arial" w:hAnsi="Arial"/>
        </w:rPr>
        <w:t>and other technical information</w:t>
      </w:r>
      <w:ins w:id="89" w:author="Samantha" w:date="2026-09-03T13:19:00Z" w16du:dateUtc="2026-09-03T05:19:00Z">
        <w:r w:rsidR="003E63DC" w:rsidRPr="003E63DC">
          <w:rPr>
            <w:rFonts w:ascii="Arial" w:hAnsi="Arial"/>
          </w:rPr>
          <w:t>, whether recorded or unrecorded, including unpatentable inventions, discoveries and innovations</w:t>
        </w:r>
      </w:ins>
      <w:r w:rsidR="006A7191" w:rsidRPr="008D46E0">
        <w:rPr>
          <w:rFonts w:ascii="Arial" w:hAnsi="Arial"/>
        </w:rPr>
        <w:t>.</w:t>
      </w:r>
      <w:ins w:id="90" w:author="INFINEON" w:date="2026-09-03T16:32:00Z" w16du:dateUtc="2026-09-03T08:32:00Z">
        <w:r w:rsidR="00F06677">
          <w:rPr>
            <w:rFonts w:ascii="Arial" w:hAnsi="Arial"/>
          </w:rPr>
          <w:t xml:space="preserve"> </w:t>
        </w:r>
      </w:ins>
      <w:ins w:id="91" w:author="Samantha" w:date="2026-09-03T16:43:00Z" w16du:dateUtc="2026-09-03T08:43:00Z">
        <w:r w:rsidR="00F06677" w:rsidRPr="0013615A">
          <w:rPr>
            <w:rFonts w:ascii="Arial" w:eastAsia="Arial" w:hAnsi="Arial"/>
            <w:color w:val="000000"/>
          </w:rPr>
          <w:t xml:space="preserve">For clarification, </w:t>
        </w:r>
        <w:r w:rsidR="00F06677">
          <w:rPr>
            <w:rFonts w:ascii="Arial" w:eastAsia="Arial" w:hAnsi="Arial"/>
            <w:color w:val="000000"/>
          </w:rPr>
          <w:t>Know-how</w:t>
        </w:r>
        <w:r w:rsidR="00F06677" w:rsidRPr="0013615A">
          <w:rPr>
            <w:rFonts w:ascii="Arial" w:eastAsia="Arial" w:hAnsi="Arial"/>
            <w:color w:val="000000"/>
          </w:rPr>
          <w:t xml:space="preserve"> shall exclude Data</w:t>
        </w:r>
        <w:r w:rsidR="00F06677">
          <w:rPr>
            <w:rFonts w:ascii="Arial" w:eastAsia="Arial" w:hAnsi="Arial"/>
            <w:color w:val="000000"/>
          </w:rPr>
          <w:t>.</w:t>
        </w:r>
      </w:ins>
    </w:p>
    <w:p w14:paraId="722D8EDA" w14:textId="77777777" w:rsidR="006E0F64" w:rsidRDefault="006E0F64" w:rsidP="006A7191">
      <w:pPr>
        <w:spacing w:line="256" w:lineRule="auto"/>
        <w:ind w:left="720"/>
        <w:jc w:val="both"/>
        <w:rPr>
          <w:rFonts w:ascii="Arial" w:hAnsi="Arial"/>
        </w:rPr>
      </w:pPr>
    </w:p>
    <w:p w14:paraId="58CE3602" w14:textId="3DEE5204" w:rsidR="006E0F64" w:rsidRPr="008D46E0" w:rsidRDefault="002F533D" w:rsidP="006A7191">
      <w:pPr>
        <w:spacing w:line="256" w:lineRule="auto"/>
        <w:ind w:left="720"/>
        <w:jc w:val="both"/>
        <w:rPr>
          <w:rFonts w:ascii="Arial" w:hAnsi="Arial"/>
        </w:rPr>
      </w:pPr>
      <w:r>
        <w:rPr>
          <w:rFonts w:ascii="Arial" w:hAnsi="Arial"/>
        </w:rPr>
        <w:t>“</w:t>
      </w:r>
      <w:r w:rsidR="006E0F64" w:rsidRPr="006E0F64">
        <w:rPr>
          <w:rFonts w:ascii="Arial" w:hAnsi="Arial"/>
          <w:b/>
        </w:rPr>
        <w:t>PDPA</w:t>
      </w:r>
      <w:r>
        <w:rPr>
          <w:rFonts w:ascii="Arial" w:hAnsi="Arial"/>
        </w:rPr>
        <w:t>”</w:t>
      </w:r>
      <w:r w:rsidR="004B70DB" w:rsidRPr="006E0F64">
        <w:rPr>
          <w:rFonts w:ascii="Arial" w:hAnsi="Arial"/>
        </w:rPr>
        <w:t xml:space="preserve"> </w:t>
      </w:r>
      <w:r w:rsidR="00643664">
        <w:rPr>
          <w:rFonts w:ascii="Arial" w:hAnsi="Arial"/>
        </w:rPr>
        <w:t xml:space="preserve">shall </w:t>
      </w:r>
      <w:r w:rsidR="006E0F64" w:rsidRPr="006E0F64">
        <w:rPr>
          <w:rFonts w:ascii="Arial" w:hAnsi="Arial"/>
        </w:rPr>
        <w:t>mean the Personal Data Protection Act 2012 (</w:t>
      </w:r>
      <w:r w:rsidR="00004BEA">
        <w:rPr>
          <w:rFonts w:ascii="Arial" w:hAnsi="Arial"/>
        </w:rPr>
        <w:t>Revised edition of 2020</w:t>
      </w:r>
      <w:r w:rsidR="006E0F64" w:rsidRPr="006E0F64">
        <w:rPr>
          <w:rFonts w:ascii="Arial" w:hAnsi="Arial"/>
        </w:rPr>
        <w:t xml:space="preserve">) or any other applicable data protection </w:t>
      </w:r>
      <w:r w:rsidR="006E0F64">
        <w:rPr>
          <w:rFonts w:ascii="Arial" w:hAnsi="Arial"/>
        </w:rPr>
        <w:t>legislation</w:t>
      </w:r>
      <w:r w:rsidR="006E0F64" w:rsidRPr="006E0F64">
        <w:rPr>
          <w:rFonts w:ascii="Arial" w:hAnsi="Arial"/>
        </w:rPr>
        <w:t xml:space="preserve"> or regulations, as amended from time to time;</w:t>
      </w:r>
    </w:p>
    <w:p w14:paraId="564E6E58" w14:textId="77777777" w:rsidR="00FB35E8" w:rsidRDefault="00FB35E8" w:rsidP="00FB35E8">
      <w:pPr>
        <w:spacing w:line="256" w:lineRule="auto"/>
        <w:ind w:left="720"/>
        <w:jc w:val="both"/>
        <w:rPr>
          <w:ins w:id="92" w:author="Samantha" w:date="2026-08-31T18:59:00Z" w16du:dateUtc="2026-08-31T10:59:00Z"/>
          <w:rFonts w:ascii="Arial" w:hAnsi="Arial"/>
        </w:rPr>
      </w:pPr>
    </w:p>
    <w:p w14:paraId="19EC1CF5" w14:textId="27A57ECD" w:rsidR="00FB35E8" w:rsidRPr="008D46E0" w:rsidRDefault="00FB35E8" w:rsidP="00FB35E8">
      <w:pPr>
        <w:spacing w:line="256" w:lineRule="auto"/>
        <w:ind w:left="720"/>
        <w:jc w:val="both"/>
        <w:rPr>
          <w:ins w:id="93" w:author="Samantha" w:date="2026-08-31T18:59:00Z" w16du:dateUtc="2026-08-31T10:59:00Z"/>
          <w:rFonts w:ascii="Arial" w:hAnsi="Arial"/>
        </w:rPr>
      </w:pPr>
      <w:ins w:id="94" w:author="Samantha" w:date="2026-08-31T18:59:00Z" w16du:dateUtc="2026-08-31T10:59:00Z">
        <w:r>
          <w:rPr>
            <w:rFonts w:ascii="Arial" w:hAnsi="Arial"/>
          </w:rPr>
          <w:t>“</w:t>
        </w:r>
        <w:commentRangeStart w:id="95"/>
        <w:r w:rsidRPr="006E0F64">
          <w:rPr>
            <w:rFonts w:ascii="Arial" w:hAnsi="Arial"/>
            <w:b/>
          </w:rPr>
          <w:t>P</w:t>
        </w:r>
      </w:ins>
      <w:ins w:id="96" w:author="Samantha" w:date="2026-08-31T19:00:00Z" w16du:dateUtc="2026-08-31T11:00:00Z">
        <w:r>
          <w:rPr>
            <w:rFonts w:ascii="Arial" w:hAnsi="Arial"/>
            <w:b/>
          </w:rPr>
          <w:t>roject Results</w:t>
        </w:r>
      </w:ins>
      <w:commentRangeEnd w:id="95"/>
      <w:r w:rsidR="00F06677">
        <w:rPr>
          <w:rStyle w:val="CommentReference"/>
          <w:rFonts w:ascii="Arial" w:hAnsi="Arial"/>
          <w:sz w:val="20"/>
          <w:szCs w:val="20"/>
        </w:rPr>
        <w:commentReference w:id="95"/>
      </w:r>
      <w:ins w:id="97" w:author="Samantha" w:date="2026-08-31T18:59:00Z" w16du:dateUtc="2026-08-31T10:59:00Z">
        <w:r>
          <w:rPr>
            <w:rFonts w:ascii="Arial" w:hAnsi="Arial"/>
          </w:rPr>
          <w:t>”</w:t>
        </w:r>
        <w:r w:rsidRPr="006E0F64">
          <w:rPr>
            <w:rFonts w:ascii="Arial" w:hAnsi="Arial"/>
          </w:rPr>
          <w:t xml:space="preserve"> </w:t>
        </w:r>
        <w:r>
          <w:rPr>
            <w:rFonts w:ascii="Arial" w:hAnsi="Arial"/>
          </w:rPr>
          <w:t xml:space="preserve">shall </w:t>
        </w:r>
        <w:r w:rsidRPr="006E0F64">
          <w:rPr>
            <w:rFonts w:ascii="Arial" w:hAnsi="Arial"/>
          </w:rPr>
          <w:t xml:space="preserve">mean </w:t>
        </w:r>
      </w:ins>
      <w:ins w:id="98" w:author="Samantha" w:date="2026-08-31T19:00:00Z" w16du:dateUtc="2026-08-31T11:00:00Z">
        <w:r w:rsidRPr="00FB35E8">
          <w:rPr>
            <w:rFonts w:ascii="Arial" w:hAnsi="Arial"/>
          </w:rPr>
          <w:t>the Data, Foreground IP, reports, prototypes, models</w:t>
        </w:r>
      </w:ins>
      <w:ins w:id="99" w:author="Samantha" w:date="2026-09-03T16:49:00Z" w16du:dateUtc="2026-09-03T08:49:00Z">
        <w:r w:rsidR="00F06677">
          <w:rPr>
            <w:rFonts w:ascii="Arial" w:hAnsi="Arial"/>
          </w:rPr>
          <w:t xml:space="preserve"> </w:t>
        </w:r>
      </w:ins>
      <w:ins w:id="100" w:author="Samantha" w:date="2026-08-31T19:00:00Z" w16du:dateUtc="2026-08-31T11:00:00Z">
        <w:r w:rsidRPr="00FB35E8">
          <w:rPr>
            <w:rFonts w:ascii="Arial" w:hAnsi="Arial"/>
          </w:rPr>
          <w:t>and other results generated in performing the Project</w:t>
        </w:r>
        <w:r>
          <w:rPr>
            <w:rFonts w:ascii="Arial" w:hAnsi="Arial"/>
          </w:rPr>
          <w:t>.</w:t>
        </w:r>
      </w:ins>
    </w:p>
    <w:p w14:paraId="79FACB75" w14:textId="77777777" w:rsidR="006A7191" w:rsidRDefault="006A7191" w:rsidP="006A7191">
      <w:pPr>
        <w:spacing w:line="256" w:lineRule="auto"/>
        <w:ind w:left="1440" w:hanging="720"/>
        <w:jc w:val="both"/>
        <w:rPr>
          <w:rFonts w:ascii="Arial" w:hAnsi="Arial"/>
        </w:rPr>
      </w:pPr>
    </w:p>
    <w:p w14:paraId="255C3474" w14:textId="77777777" w:rsidR="00260BC0" w:rsidRDefault="00260BC0" w:rsidP="00826D94">
      <w:pPr>
        <w:spacing w:line="259" w:lineRule="auto"/>
        <w:jc w:val="both"/>
        <w:rPr>
          <w:rFonts w:ascii="Arial" w:hAnsi="Arial"/>
        </w:rPr>
      </w:pPr>
    </w:p>
    <w:p w14:paraId="5D54FDD0" w14:textId="77777777" w:rsidR="006F3A5C" w:rsidRDefault="006F3A5C" w:rsidP="00E27BC6">
      <w:pPr>
        <w:pStyle w:val="Heading2"/>
        <w:jc w:val="left"/>
        <w:rPr>
          <w:rFonts w:eastAsia="Arial"/>
        </w:rPr>
      </w:pPr>
      <w:r>
        <w:rPr>
          <w:rFonts w:eastAsia="Arial"/>
        </w:rPr>
        <w:t>3</w:t>
      </w:r>
      <w:r>
        <w:rPr>
          <w:rFonts w:eastAsia="Arial"/>
        </w:rPr>
        <w:tab/>
      </w:r>
      <w:r w:rsidR="00E27BC6">
        <w:rPr>
          <w:rFonts w:eastAsia="Arial"/>
        </w:rPr>
        <w:t>RESPONSIBILITIES</w:t>
      </w:r>
      <w:r>
        <w:rPr>
          <w:rFonts w:eastAsia="Arial"/>
        </w:rPr>
        <w:t xml:space="preserve"> OF THE PARTIES</w:t>
      </w:r>
    </w:p>
    <w:p w14:paraId="2099ECD5" w14:textId="77777777" w:rsidR="00826D94" w:rsidRPr="00260BC0" w:rsidRDefault="00826D94" w:rsidP="00826D94">
      <w:pPr>
        <w:spacing w:line="259" w:lineRule="auto"/>
        <w:contextualSpacing/>
        <w:jc w:val="both"/>
        <w:rPr>
          <w:rFonts w:ascii="Arial" w:hAnsi="Arial"/>
        </w:rPr>
      </w:pPr>
    </w:p>
    <w:p w14:paraId="4C1F59CE" w14:textId="137D4B5F" w:rsidR="006F3A5C" w:rsidRDefault="00000B05" w:rsidP="00826D94">
      <w:pPr>
        <w:tabs>
          <w:tab w:val="left" w:pos="720"/>
        </w:tabs>
        <w:spacing w:before="272" w:line="254" w:lineRule="exact"/>
        <w:ind w:left="720" w:hanging="720"/>
        <w:contextualSpacing/>
        <w:jc w:val="both"/>
        <w:textAlignment w:val="baseline"/>
        <w:rPr>
          <w:rFonts w:ascii="Arial" w:eastAsia="Arial" w:hAnsi="Arial"/>
          <w:color w:val="000000"/>
        </w:rPr>
      </w:pPr>
      <w:r>
        <w:rPr>
          <w:rFonts w:ascii="Arial" w:eastAsia="Arial" w:hAnsi="Arial"/>
          <w:color w:val="000000"/>
        </w:rPr>
        <w:t>3</w:t>
      </w:r>
      <w:r w:rsidR="006F3A5C">
        <w:rPr>
          <w:rFonts w:ascii="Arial" w:eastAsia="Arial" w:hAnsi="Arial"/>
          <w:color w:val="000000"/>
        </w:rPr>
        <w:t>.1</w:t>
      </w:r>
      <w:r w:rsidR="006F3A5C">
        <w:rPr>
          <w:rFonts w:ascii="Arial" w:eastAsia="Arial" w:hAnsi="Arial"/>
          <w:color w:val="000000"/>
        </w:rPr>
        <w:tab/>
        <w:t xml:space="preserve">The </w:t>
      </w:r>
      <w:del w:id="101" w:author="Samantha" w:date="2026-08-27T19:11:00Z" w16du:dateUtc="2026-08-27T11:11:00Z">
        <w:r w:rsidR="004B70DB" w:rsidDel="008E62A2">
          <w:rPr>
            <w:rFonts w:ascii="Arial" w:eastAsia="Arial" w:hAnsi="Arial"/>
            <w:color w:val="000000"/>
          </w:rPr>
          <w:delText>'</w:delText>
        </w:r>
      </w:del>
      <w:r w:rsidR="004B70DB">
        <w:rPr>
          <w:rFonts w:ascii="Arial" w:eastAsia="Arial" w:hAnsi="Arial"/>
          <w:color w:val="000000"/>
        </w:rPr>
        <w:t xml:space="preserve">Parties' </w:t>
      </w:r>
      <w:r w:rsidR="006F3A5C">
        <w:rPr>
          <w:rFonts w:ascii="Arial" w:eastAsia="Arial" w:hAnsi="Arial"/>
          <w:color w:val="000000"/>
        </w:rPr>
        <w:t xml:space="preserve">division of responsibility for the performance of this Agreement is generally described in </w:t>
      </w:r>
      <w:r w:rsidR="00260BC0">
        <w:rPr>
          <w:rFonts w:ascii="Arial" w:eastAsia="Arial" w:hAnsi="Arial"/>
          <w:color w:val="000000"/>
        </w:rPr>
        <w:t>Schedule 1</w:t>
      </w:r>
      <w:r w:rsidR="006F3A5C">
        <w:rPr>
          <w:rFonts w:ascii="Arial" w:eastAsia="Arial" w:hAnsi="Arial"/>
          <w:color w:val="000000"/>
        </w:rPr>
        <w:t>.</w:t>
      </w:r>
    </w:p>
    <w:p w14:paraId="69C5170A" w14:textId="77777777" w:rsidR="00826D94" w:rsidRDefault="00826D94" w:rsidP="00826D94">
      <w:pPr>
        <w:tabs>
          <w:tab w:val="left" w:pos="720"/>
        </w:tabs>
        <w:spacing w:before="272" w:line="254" w:lineRule="exact"/>
        <w:ind w:left="720" w:hanging="720"/>
        <w:contextualSpacing/>
        <w:jc w:val="both"/>
        <w:textAlignment w:val="baseline"/>
        <w:rPr>
          <w:rFonts w:ascii="Arial" w:eastAsia="Arial" w:hAnsi="Arial"/>
          <w:color w:val="000000"/>
        </w:rPr>
      </w:pPr>
    </w:p>
    <w:p w14:paraId="4911C75B" w14:textId="13083FE0" w:rsidR="00826D94" w:rsidRDefault="00000B05" w:rsidP="009C7871">
      <w:pPr>
        <w:tabs>
          <w:tab w:val="left" w:pos="720"/>
        </w:tabs>
        <w:spacing w:line="254" w:lineRule="exact"/>
        <w:ind w:left="720" w:hanging="720"/>
        <w:contextualSpacing/>
        <w:jc w:val="both"/>
        <w:textAlignment w:val="baseline"/>
        <w:rPr>
          <w:rFonts w:ascii="Arial" w:eastAsia="Arial" w:hAnsi="Arial"/>
          <w:color w:val="000000"/>
        </w:rPr>
      </w:pPr>
      <w:r>
        <w:rPr>
          <w:rFonts w:ascii="Arial" w:eastAsia="Arial" w:hAnsi="Arial"/>
          <w:color w:val="000000"/>
        </w:rPr>
        <w:t>3</w:t>
      </w:r>
      <w:r w:rsidR="006F3A5C">
        <w:rPr>
          <w:rFonts w:ascii="Arial" w:eastAsia="Arial" w:hAnsi="Arial"/>
          <w:color w:val="000000"/>
        </w:rPr>
        <w:t>.2</w:t>
      </w:r>
      <w:r w:rsidR="006F3A5C">
        <w:rPr>
          <w:rFonts w:ascii="Arial" w:eastAsia="Arial" w:hAnsi="Arial"/>
          <w:color w:val="000000"/>
        </w:rPr>
        <w:tab/>
        <w:t>A Party</w:t>
      </w:r>
      <w:commentRangeStart w:id="102"/>
      <w:r w:rsidR="006F3A5C">
        <w:rPr>
          <w:rFonts w:ascii="Arial" w:eastAsia="Arial" w:hAnsi="Arial"/>
          <w:color w:val="000000"/>
        </w:rPr>
        <w:t xml:space="preserve"> </w:t>
      </w:r>
      <w:commentRangeEnd w:id="102"/>
      <w:r w:rsidR="00F06677" w:rsidRPr="009C7871">
        <w:rPr>
          <w:rStyle w:val="CommentReference"/>
          <w:rFonts w:ascii="Arial" w:eastAsia="Arial" w:hAnsi="Arial"/>
          <w:color w:val="000000"/>
          <w:sz w:val="20"/>
          <w:szCs w:val="20"/>
        </w:rPr>
        <w:commentReference w:id="102"/>
      </w:r>
      <w:ins w:id="103" w:author="Samantha" w:date="2026-08-28T17:22:00Z" w16du:dateUtc="2026-08-28T09:22:00Z">
        <w:r w:rsidR="009C7871" w:rsidRPr="009C7871">
          <w:rPr>
            <w:rFonts w:ascii="Arial" w:eastAsia="Arial" w:hAnsi="Arial"/>
            <w:color w:val="000000"/>
          </w:rPr>
          <w:t>may use its Background IP to perform its obligations under the Project</w:t>
        </w:r>
        <w:r w:rsidR="009C7871">
          <w:rPr>
            <w:rFonts w:ascii="Arial" w:eastAsia="Arial" w:hAnsi="Arial"/>
            <w:color w:val="000000"/>
          </w:rPr>
          <w:t xml:space="preserve"> provided that each Party </w:t>
        </w:r>
      </w:ins>
      <w:r w:rsidR="006F3A5C">
        <w:rPr>
          <w:rFonts w:ascii="Arial" w:eastAsia="Arial" w:hAnsi="Arial"/>
          <w:color w:val="000000"/>
        </w:rPr>
        <w:t>shall not, without the prior written consent of the other Party, introduce</w:t>
      </w:r>
      <w:del w:id="104" w:author="Samantha" w:date="2026-09-02T16:35:00Z" w16du:dateUtc="2026-09-02T08:35:00Z">
        <w:r w:rsidR="006F3A5C" w:rsidDel="00FC1103">
          <w:rPr>
            <w:rFonts w:ascii="Arial" w:eastAsia="Arial" w:hAnsi="Arial"/>
            <w:color w:val="000000"/>
          </w:rPr>
          <w:delText xml:space="preserve"> Background IPR</w:delText>
        </w:r>
      </w:del>
      <w:ins w:id="105" w:author="Samantha" w:date="2026-09-02T16:35:00Z" w16du:dateUtc="2026-09-02T08:35:00Z">
        <w:r w:rsidR="00FC1103">
          <w:rPr>
            <w:rFonts w:ascii="Arial" w:eastAsia="Arial" w:hAnsi="Arial"/>
            <w:color w:val="000000"/>
          </w:rPr>
          <w:t xml:space="preserve"> Background IP</w:t>
        </w:r>
      </w:ins>
      <w:r w:rsidR="006F3A5C">
        <w:rPr>
          <w:rFonts w:ascii="Arial" w:eastAsia="Arial" w:hAnsi="Arial"/>
          <w:color w:val="000000"/>
        </w:rPr>
        <w:t>, whether such Background IPR i</w:t>
      </w:r>
      <w:r w:rsidR="00F02C3E">
        <w:rPr>
          <w:rFonts w:ascii="Arial" w:eastAsia="Arial" w:hAnsi="Arial"/>
          <w:color w:val="000000"/>
        </w:rPr>
        <w:t>s owned by the Party or by any third p</w:t>
      </w:r>
      <w:r w:rsidR="006F3A5C">
        <w:rPr>
          <w:rFonts w:ascii="Arial" w:eastAsia="Arial" w:hAnsi="Arial"/>
          <w:color w:val="000000"/>
        </w:rPr>
        <w:t>arty,</w:t>
      </w:r>
      <w:del w:id="106" w:author="Samantha" w:date="2026-08-28T17:23:00Z" w16du:dateUtc="2026-08-28T09:23:00Z">
        <w:r w:rsidR="006F3A5C" w:rsidDel="009C7871">
          <w:rPr>
            <w:rFonts w:ascii="Arial" w:eastAsia="Arial" w:hAnsi="Arial"/>
            <w:color w:val="000000"/>
          </w:rPr>
          <w:delText xml:space="preserve"> </w:delText>
        </w:r>
      </w:del>
      <w:del w:id="107" w:author="Samantha" w:date="2026-08-28T17:21:00Z" w16du:dateUtc="2026-08-28T09:21:00Z">
        <w:r w:rsidR="006F3A5C" w:rsidDel="009C7871">
          <w:rPr>
            <w:rFonts w:ascii="Arial" w:eastAsia="Arial" w:hAnsi="Arial"/>
            <w:color w:val="000000"/>
          </w:rPr>
          <w:delText xml:space="preserve">in </w:delText>
        </w:r>
      </w:del>
      <w:del w:id="108" w:author="Samantha" w:date="2026-08-28T17:23:00Z" w16du:dateUtc="2026-08-28T09:23:00Z">
        <w:r w:rsidR="006F3A5C" w:rsidDel="009C7871">
          <w:rPr>
            <w:rFonts w:ascii="Arial" w:eastAsia="Arial" w:hAnsi="Arial"/>
            <w:color w:val="000000"/>
          </w:rPr>
          <w:delText>the performance of the Agreement</w:delText>
        </w:r>
      </w:del>
      <w:ins w:id="109" w:author="Samantha" w:date="2026-08-28T17:23:00Z" w16du:dateUtc="2026-08-28T09:23:00Z">
        <w:r w:rsidR="009C7871">
          <w:rPr>
            <w:rFonts w:ascii="Arial" w:eastAsia="Arial" w:hAnsi="Arial"/>
            <w:color w:val="000000"/>
          </w:rPr>
          <w:t xml:space="preserve"> into a Project deliverable or Foreground IP</w:t>
        </w:r>
      </w:ins>
      <w:r w:rsidR="006F3A5C">
        <w:rPr>
          <w:rFonts w:ascii="Arial" w:eastAsia="Arial" w:hAnsi="Arial"/>
          <w:color w:val="000000"/>
        </w:rPr>
        <w:t>. The Parties further undertake to inform each other</w:t>
      </w:r>
      <w:commentRangeStart w:id="110"/>
      <w:ins w:id="111" w:author="Samantha" w:date="2026-08-28T11:47:00Z" w16du:dateUtc="2026-08-28T03:47:00Z">
        <w:r w:rsidR="009C7871">
          <w:rPr>
            <w:rFonts w:ascii="Arial" w:eastAsia="Arial" w:hAnsi="Arial"/>
            <w:color w:val="000000"/>
          </w:rPr>
          <w:t xml:space="preserve"> </w:t>
        </w:r>
      </w:ins>
      <w:commentRangeEnd w:id="110"/>
      <w:r w:rsidR="00F06677">
        <w:rPr>
          <w:rStyle w:val="CommentReference"/>
          <w:rFonts w:ascii="Arial" w:eastAsia="Arial" w:hAnsi="Arial"/>
          <w:color w:val="000000"/>
          <w:sz w:val="20"/>
          <w:szCs w:val="20"/>
        </w:rPr>
        <w:commentReference w:id="110"/>
      </w:r>
      <w:ins w:id="112" w:author="Samantha" w:date="2026-08-28T11:47:00Z" w16du:dateUtc="2026-08-28T03:47:00Z">
        <w:r w:rsidR="009C7871">
          <w:rPr>
            <w:rFonts w:ascii="Arial" w:eastAsia="Arial" w:hAnsi="Arial"/>
            <w:color w:val="000000"/>
          </w:rPr>
          <w:t>if</w:t>
        </w:r>
      </w:ins>
      <w:r w:rsidR="006F3A5C">
        <w:rPr>
          <w:rFonts w:ascii="Arial" w:eastAsia="Arial" w:hAnsi="Arial"/>
          <w:color w:val="000000"/>
        </w:rPr>
        <w:t xml:space="preserve">, </w:t>
      </w:r>
      <w:del w:id="113" w:author="Samantha" w:date="2026-08-28T11:47:00Z" w16du:dateUtc="2026-08-28T03:47:00Z">
        <w:r w:rsidR="006F3A5C" w:rsidDel="009C7871">
          <w:rPr>
            <w:rFonts w:ascii="Arial" w:eastAsia="Arial" w:hAnsi="Arial"/>
            <w:color w:val="000000"/>
          </w:rPr>
          <w:delText xml:space="preserve">to the best of its knowledge and </w:delText>
        </w:r>
      </w:del>
      <w:r w:rsidR="006F3A5C">
        <w:rPr>
          <w:rFonts w:ascii="Arial" w:eastAsia="Arial" w:hAnsi="Arial"/>
          <w:color w:val="000000"/>
        </w:rPr>
        <w:t>during the cou</w:t>
      </w:r>
      <w:r w:rsidR="00826D94">
        <w:rPr>
          <w:rFonts w:ascii="Arial" w:eastAsia="Arial" w:hAnsi="Arial"/>
          <w:color w:val="000000"/>
        </w:rPr>
        <w:t xml:space="preserve">rse of the Agreement, </w:t>
      </w:r>
      <w:ins w:id="114" w:author="Samantha" w:date="2026-09-02T16:36:00Z" w16du:dateUtc="2026-09-02T08:36:00Z">
        <w:r w:rsidR="00FC1103">
          <w:rPr>
            <w:rFonts w:ascii="Arial" w:eastAsia="Arial" w:hAnsi="Arial"/>
            <w:color w:val="000000"/>
          </w:rPr>
          <w:t>they</w:t>
        </w:r>
      </w:ins>
      <w:ins w:id="115" w:author="Samantha" w:date="2026-08-28T11:48:00Z" w16du:dateUtc="2026-08-28T03:48:00Z">
        <w:r w:rsidR="009C7871">
          <w:rPr>
            <w:rFonts w:ascii="Arial" w:eastAsia="Arial" w:hAnsi="Arial"/>
            <w:color w:val="000000"/>
          </w:rPr>
          <w:t xml:space="preserve"> become aware </w:t>
        </w:r>
      </w:ins>
      <w:r w:rsidR="00826D94">
        <w:rPr>
          <w:rFonts w:ascii="Arial" w:eastAsia="Arial" w:hAnsi="Arial"/>
          <w:color w:val="000000"/>
        </w:rPr>
        <w:t>of any Intellectual Property owned and applications for Intellectual Property</w:t>
      </w:r>
      <w:r w:rsidR="006F3A5C">
        <w:rPr>
          <w:rFonts w:ascii="Arial" w:eastAsia="Arial" w:hAnsi="Arial"/>
          <w:color w:val="000000"/>
        </w:rPr>
        <w:t xml:space="preserve"> protection </w:t>
      </w:r>
      <w:r w:rsidR="00826D94">
        <w:rPr>
          <w:rFonts w:ascii="Arial" w:eastAsia="Arial" w:hAnsi="Arial"/>
          <w:color w:val="000000"/>
        </w:rPr>
        <w:t>filed by any third p</w:t>
      </w:r>
      <w:r w:rsidR="006F3A5C">
        <w:rPr>
          <w:rFonts w:ascii="Arial" w:eastAsia="Arial" w:hAnsi="Arial"/>
          <w:color w:val="000000"/>
        </w:rPr>
        <w:t xml:space="preserve">arty which </w:t>
      </w:r>
      <w:r w:rsidR="004B70DB">
        <w:rPr>
          <w:rFonts w:ascii="Arial" w:eastAsia="Arial" w:hAnsi="Arial"/>
          <w:color w:val="000000"/>
        </w:rPr>
        <w:t xml:space="preserve">the use of </w:t>
      </w:r>
      <w:del w:id="116" w:author="Samantha" w:date="2026-08-28T11:50:00Z" w16du:dateUtc="2026-08-28T03:50:00Z">
        <w:r w:rsidR="004B70DB" w:rsidDel="009C7871">
          <w:rPr>
            <w:rFonts w:ascii="Arial" w:eastAsia="Arial" w:hAnsi="Arial"/>
            <w:color w:val="000000"/>
          </w:rPr>
          <w:delText xml:space="preserve">the Agreement </w:delText>
        </w:r>
      </w:del>
      <w:del w:id="117" w:author="Samantha" w:date="2026-08-28T16:27:00Z" w16du:dateUtc="2026-08-28T08:27:00Z">
        <w:r w:rsidR="004B70DB" w:rsidDel="009C7871">
          <w:rPr>
            <w:rFonts w:ascii="Arial" w:eastAsia="Arial" w:hAnsi="Arial"/>
            <w:color w:val="000000"/>
          </w:rPr>
          <w:delText>may infringe</w:delText>
        </w:r>
        <w:r w:rsidR="006F3A5C" w:rsidDel="009C7871">
          <w:rPr>
            <w:rFonts w:ascii="Arial" w:eastAsia="Arial" w:hAnsi="Arial"/>
            <w:color w:val="000000"/>
          </w:rPr>
          <w:delText xml:space="preserve"> </w:delText>
        </w:r>
      </w:del>
      <w:r w:rsidR="006F3A5C">
        <w:rPr>
          <w:rFonts w:ascii="Arial" w:eastAsia="Arial" w:hAnsi="Arial"/>
          <w:color w:val="000000"/>
        </w:rPr>
        <w:t>contemplated hereunder</w:t>
      </w:r>
      <w:ins w:id="118" w:author="Samantha" w:date="2026-08-28T16:27:00Z" w16du:dateUtc="2026-08-28T08:27:00Z">
        <w:r w:rsidR="009C7871">
          <w:rPr>
            <w:rFonts w:ascii="Arial" w:eastAsia="Arial" w:hAnsi="Arial"/>
            <w:color w:val="000000"/>
          </w:rPr>
          <w:t xml:space="preserve"> may infringe </w:t>
        </w:r>
      </w:ins>
      <w:ins w:id="119" w:author="Samantha" w:date="2026-08-28T16:28:00Z" w16du:dateUtc="2026-08-28T08:28:00Z">
        <w:r w:rsidR="009C7871">
          <w:rPr>
            <w:rFonts w:ascii="Arial" w:eastAsia="Arial" w:hAnsi="Arial"/>
            <w:color w:val="000000"/>
          </w:rPr>
          <w:t>such third party</w:t>
        </w:r>
      </w:ins>
      <w:ins w:id="120" w:author="Samantha" w:date="2026-08-28T17:24:00Z" w16du:dateUtc="2026-08-28T09:24:00Z">
        <w:r w:rsidR="009C7871">
          <w:rPr>
            <w:rFonts w:ascii="Arial" w:eastAsia="Arial" w:hAnsi="Arial"/>
            <w:color w:val="000000"/>
          </w:rPr>
          <w:t xml:space="preserve"> </w:t>
        </w:r>
        <w:r w:rsidR="009C7871" w:rsidRPr="009C7871">
          <w:rPr>
            <w:rFonts w:ascii="Arial" w:eastAsia="Arial" w:hAnsi="Arial"/>
            <w:color w:val="000000"/>
          </w:rPr>
          <w:t>Intellectual Property</w:t>
        </w:r>
      </w:ins>
      <w:ins w:id="121" w:author="Samantha" w:date="2026-08-28T16:28:00Z" w16du:dateUtc="2026-08-28T08:28:00Z">
        <w:r w:rsidR="009C7871">
          <w:rPr>
            <w:rFonts w:ascii="Arial" w:eastAsia="Arial" w:hAnsi="Arial"/>
            <w:color w:val="000000"/>
          </w:rPr>
          <w:t xml:space="preserve"> rights</w:t>
        </w:r>
      </w:ins>
      <w:r w:rsidR="006F3A5C">
        <w:rPr>
          <w:rFonts w:ascii="Arial" w:eastAsia="Arial" w:hAnsi="Arial"/>
          <w:color w:val="000000"/>
        </w:rPr>
        <w:t>, provided that the informing Party shall not d</w:t>
      </w:r>
      <w:r w:rsidR="00826D94">
        <w:rPr>
          <w:rFonts w:ascii="Arial" w:eastAsia="Arial" w:hAnsi="Arial"/>
          <w:color w:val="000000"/>
        </w:rPr>
        <w:t>isclose to the other Party any third p</w:t>
      </w:r>
      <w:r w:rsidR="006F3A5C">
        <w:rPr>
          <w:rFonts w:ascii="Arial" w:eastAsia="Arial" w:hAnsi="Arial"/>
          <w:color w:val="000000"/>
        </w:rPr>
        <w:t xml:space="preserve">arty's confidential information which the informing Party rightfully receives </w:t>
      </w:r>
      <w:r w:rsidR="00826D94">
        <w:rPr>
          <w:rFonts w:ascii="Arial" w:eastAsia="Arial" w:hAnsi="Arial"/>
          <w:color w:val="000000"/>
        </w:rPr>
        <w:t>from or jointly owns with that third p</w:t>
      </w:r>
      <w:r w:rsidR="006F3A5C">
        <w:rPr>
          <w:rFonts w:ascii="Arial" w:eastAsia="Arial" w:hAnsi="Arial"/>
          <w:color w:val="000000"/>
        </w:rPr>
        <w:t>arty.</w:t>
      </w:r>
      <w:ins w:id="122" w:author="Samantha" w:date="2026-08-28T16:29:00Z" w16du:dateUtc="2026-08-28T08:29:00Z">
        <w:r w:rsidR="009C7871">
          <w:rPr>
            <w:rFonts w:ascii="Arial" w:eastAsia="Arial" w:hAnsi="Arial"/>
            <w:color w:val="000000"/>
          </w:rPr>
          <w:t xml:space="preserve"> </w:t>
        </w:r>
      </w:ins>
      <w:ins w:id="123" w:author="Samantha" w:date="2026-08-28T16:30:00Z" w16du:dateUtc="2026-08-28T08:30:00Z">
        <w:r w:rsidR="009C7871">
          <w:rPr>
            <w:rFonts w:ascii="Arial" w:eastAsia="Arial" w:hAnsi="Arial"/>
            <w:color w:val="000000"/>
          </w:rPr>
          <w:t xml:space="preserve">For the avoidance of doubt, </w:t>
        </w:r>
      </w:ins>
      <w:ins w:id="124" w:author="Samantha" w:date="2026-08-28T16:31:00Z" w16du:dateUtc="2026-08-28T08:31:00Z">
        <w:r w:rsidR="009C7871">
          <w:rPr>
            <w:rFonts w:ascii="Arial" w:eastAsia="Arial" w:hAnsi="Arial"/>
            <w:color w:val="000000"/>
          </w:rPr>
          <w:t xml:space="preserve">nothing in this clause shall </w:t>
        </w:r>
      </w:ins>
      <w:ins w:id="125" w:author="Samantha" w:date="2026-08-28T16:34:00Z" w16du:dateUtc="2026-08-28T08:34:00Z">
        <w:r w:rsidR="009C7871">
          <w:rPr>
            <w:rFonts w:ascii="Arial" w:eastAsia="Arial" w:hAnsi="Arial"/>
            <w:color w:val="000000"/>
          </w:rPr>
          <w:t>require either Party to</w:t>
        </w:r>
      </w:ins>
      <w:ins w:id="126" w:author="Samantha" w:date="2026-08-28T16:36:00Z" w16du:dateUtc="2026-08-28T08:36:00Z">
        <w:r w:rsidR="009C7871">
          <w:rPr>
            <w:rFonts w:ascii="Arial" w:eastAsia="Arial" w:hAnsi="Arial"/>
            <w:color w:val="000000"/>
          </w:rPr>
          <w:t xml:space="preserve"> </w:t>
        </w:r>
        <w:r w:rsidR="009C7871" w:rsidRPr="009C7871">
          <w:rPr>
            <w:rFonts w:ascii="Arial" w:eastAsia="Arial" w:hAnsi="Arial"/>
            <w:color w:val="000000"/>
          </w:rPr>
          <w:t>conduct any freedom-to-operate search, patent search, or any other form of intellectual property clearance search.</w:t>
        </w:r>
      </w:ins>
    </w:p>
    <w:p w14:paraId="4A19B70A" w14:textId="77777777" w:rsidR="00826D94" w:rsidRDefault="00826D94" w:rsidP="00826D94">
      <w:pPr>
        <w:tabs>
          <w:tab w:val="left" w:pos="720"/>
        </w:tabs>
        <w:spacing w:line="254" w:lineRule="exact"/>
        <w:ind w:left="720" w:hanging="720"/>
        <w:jc w:val="both"/>
        <w:textAlignment w:val="baseline"/>
        <w:rPr>
          <w:rFonts w:ascii="Arial" w:eastAsia="Arial" w:hAnsi="Arial"/>
          <w:color w:val="000000"/>
        </w:rPr>
      </w:pPr>
    </w:p>
    <w:p w14:paraId="578FD153" w14:textId="289AB45E" w:rsidR="00826D94" w:rsidRPr="001A7FD0" w:rsidRDefault="00000B05" w:rsidP="00826D94">
      <w:pPr>
        <w:tabs>
          <w:tab w:val="left" w:pos="720"/>
        </w:tabs>
        <w:spacing w:line="276" w:lineRule="auto"/>
        <w:ind w:left="720" w:right="144" w:hanging="720"/>
        <w:jc w:val="both"/>
        <w:textAlignment w:val="baseline"/>
        <w:rPr>
          <w:rFonts w:ascii="Arial" w:eastAsia="Arial" w:hAnsi="Arial"/>
          <w:color w:val="000000"/>
        </w:rPr>
      </w:pPr>
      <w:r>
        <w:rPr>
          <w:rFonts w:ascii="Arial" w:eastAsia="Arial" w:hAnsi="Arial"/>
          <w:color w:val="000000"/>
        </w:rPr>
        <w:t>3</w:t>
      </w:r>
      <w:r w:rsidR="006F3A5C">
        <w:rPr>
          <w:rFonts w:ascii="Arial" w:eastAsia="Arial" w:hAnsi="Arial"/>
          <w:color w:val="000000"/>
        </w:rPr>
        <w:t>.3</w:t>
      </w:r>
      <w:commentRangeStart w:id="127"/>
      <w:r w:rsidR="006F3A5C">
        <w:rPr>
          <w:rFonts w:ascii="Arial" w:eastAsia="Arial" w:hAnsi="Arial"/>
          <w:color w:val="000000"/>
        </w:rPr>
        <w:tab/>
      </w:r>
      <w:commentRangeEnd w:id="127"/>
      <w:r w:rsidR="00F06677">
        <w:rPr>
          <w:rStyle w:val="CommentReference"/>
          <w:rFonts w:ascii="Arial" w:eastAsia="Arial" w:hAnsi="Arial"/>
          <w:color w:val="000000"/>
          <w:sz w:val="20"/>
          <w:szCs w:val="20"/>
        </w:rPr>
        <w:commentReference w:id="127"/>
      </w:r>
      <w:r w:rsidR="006F3A5C">
        <w:rPr>
          <w:rFonts w:ascii="Arial" w:eastAsia="Arial" w:hAnsi="Arial"/>
          <w:color w:val="000000"/>
        </w:rPr>
        <w:t xml:space="preserve">The Parties undertake and represent </w:t>
      </w:r>
      <w:r w:rsidR="006F3A5C" w:rsidRPr="00A664D9">
        <w:rPr>
          <w:rFonts w:ascii="Arial" w:eastAsia="Arial" w:hAnsi="Arial"/>
          <w:color w:val="000000"/>
        </w:rPr>
        <w:t xml:space="preserve">that </w:t>
      </w:r>
      <w:r w:rsidR="004442CB" w:rsidRPr="00A664D9">
        <w:rPr>
          <w:rFonts w:ascii="Arial" w:eastAsia="Arial" w:hAnsi="Arial"/>
          <w:color w:val="000000"/>
        </w:rPr>
        <w:t xml:space="preserve">they shall </w:t>
      </w:r>
      <w:ins w:id="128" w:author="Samantha" w:date="2026-08-28T17:58:00Z" w16du:dateUtc="2026-08-28T09:58:00Z">
        <w:r w:rsidR="009C7871">
          <w:rPr>
            <w:rFonts w:ascii="Arial" w:eastAsia="Arial" w:hAnsi="Arial"/>
            <w:color w:val="000000"/>
          </w:rPr>
          <w:t xml:space="preserve">ensure </w:t>
        </w:r>
      </w:ins>
      <w:r w:rsidR="004442CB" w:rsidRPr="00A664D9">
        <w:rPr>
          <w:rFonts w:ascii="Arial" w:eastAsia="Arial" w:hAnsi="Arial"/>
          <w:color w:val="000000"/>
        </w:rPr>
        <w:t>within thirty (30</w:t>
      </w:r>
      <w:r w:rsidR="006F3A5C" w:rsidRPr="00A664D9">
        <w:rPr>
          <w:rFonts w:ascii="Arial" w:eastAsia="Arial" w:hAnsi="Arial"/>
          <w:color w:val="000000"/>
        </w:rPr>
        <w:t xml:space="preserve">) days after the signing of this Agreement </w:t>
      </w:r>
      <w:del w:id="129" w:author="Samantha" w:date="2026-08-28T17:52:00Z" w16du:dateUtc="2026-08-28T09:52:00Z">
        <w:r w:rsidR="006F3A5C" w:rsidRPr="00A664D9" w:rsidDel="009C7871">
          <w:rPr>
            <w:rFonts w:ascii="Arial" w:eastAsia="Arial" w:hAnsi="Arial"/>
            <w:color w:val="000000"/>
          </w:rPr>
          <w:delText xml:space="preserve">have </w:delText>
        </w:r>
        <w:r w:rsidR="006F3A5C" w:rsidRPr="001A7FD0" w:rsidDel="009C7871">
          <w:rPr>
            <w:rFonts w:ascii="Arial" w:eastAsia="Arial" w:hAnsi="Arial"/>
            <w:color w:val="000000"/>
          </w:rPr>
          <w:delText xml:space="preserve">assignment undertaking(s) signed by </w:delText>
        </w:r>
      </w:del>
      <w:ins w:id="130" w:author="Samantha" w:date="2026-08-28T17:52:00Z" w16du:dateUtc="2026-08-28T09:52:00Z">
        <w:r w:rsidR="009C7871">
          <w:rPr>
            <w:rFonts w:ascii="Arial" w:eastAsia="Arial" w:hAnsi="Arial"/>
            <w:color w:val="000000"/>
          </w:rPr>
          <w:t xml:space="preserve">that </w:t>
        </w:r>
      </w:ins>
      <w:r w:rsidR="006F3A5C" w:rsidRPr="001A7FD0">
        <w:rPr>
          <w:rFonts w:ascii="Arial" w:eastAsia="Arial" w:hAnsi="Arial"/>
          <w:color w:val="000000"/>
        </w:rPr>
        <w:t>its employees, scholars, students, professors</w:t>
      </w:r>
      <w:r w:rsidR="00740544">
        <w:rPr>
          <w:rFonts w:ascii="Arial" w:eastAsia="Arial" w:hAnsi="Arial"/>
          <w:color w:val="000000"/>
        </w:rPr>
        <w:t>,</w:t>
      </w:r>
      <w:r w:rsidR="006F3A5C" w:rsidRPr="001A7FD0">
        <w:rPr>
          <w:rFonts w:ascii="Arial" w:eastAsia="Arial" w:hAnsi="Arial"/>
          <w:color w:val="000000"/>
        </w:rPr>
        <w:t xml:space="preserve"> and consultants who a</w:t>
      </w:r>
      <w:r w:rsidR="00826D94" w:rsidRPr="001A7FD0">
        <w:rPr>
          <w:rFonts w:ascii="Arial" w:eastAsia="Arial" w:hAnsi="Arial"/>
          <w:color w:val="000000"/>
        </w:rPr>
        <w:t>re to carry out the Project</w:t>
      </w:r>
      <w:r w:rsidR="006F3A5C" w:rsidRPr="001A7FD0">
        <w:rPr>
          <w:rFonts w:ascii="Arial" w:eastAsia="Arial" w:hAnsi="Arial"/>
          <w:color w:val="000000"/>
        </w:rPr>
        <w:t xml:space="preserve"> on behalf of the Part</w:t>
      </w:r>
      <w:r w:rsidR="00826D94" w:rsidRPr="001A7FD0">
        <w:rPr>
          <w:rFonts w:ascii="Arial" w:eastAsia="Arial" w:hAnsi="Arial"/>
          <w:color w:val="000000"/>
        </w:rPr>
        <w:t xml:space="preserve">y, </w:t>
      </w:r>
      <w:ins w:id="131" w:author="Samantha" w:date="2026-08-28T17:52:00Z" w16du:dateUtc="2026-08-28T09:52:00Z">
        <w:r w:rsidR="009C7871" w:rsidRPr="009C7871">
          <w:rPr>
            <w:rFonts w:ascii="Arial" w:eastAsia="Arial" w:hAnsi="Arial"/>
            <w:color w:val="000000"/>
          </w:rPr>
          <w:t>are bound by their employment agreements</w:t>
        </w:r>
      </w:ins>
      <w:ins w:id="132" w:author="Samantha" w:date="2026-08-28T17:55:00Z" w16du:dateUtc="2026-08-28T09:55:00Z">
        <w:r w:rsidR="009C7871">
          <w:rPr>
            <w:rFonts w:ascii="Arial" w:eastAsia="Arial" w:hAnsi="Arial"/>
            <w:color w:val="000000"/>
          </w:rPr>
          <w:t>,</w:t>
        </w:r>
      </w:ins>
      <w:ins w:id="133" w:author="Samantha" w:date="2026-08-28T17:54:00Z" w16du:dateUtc="2026-08-28T09:54:00Z">
        <w:r w:rsidR="009C7871">
          <w:rPr>
            <w:rFonts w:ascii="Arial" w:eastAsia="Arial" w:hAnsi="Arial"/>
            <w:color w:val="000000"/>
          </w:rPr>
          <w:t xml:space="preserve"> assignment undertakings </w:t>
        </w:r>
      </w:ins>
      <w:ins w:id="134" w:author="Samantha" w:date="2026-08-28T17:55:00Z" w16du:dateUtc="2026-08-28T09:55:00Z">
        <w:r w:rsidR="009C7871">
          <w:rPr>
            <w:rFonts w:ascii="Arial" w:eastAsia="Arial" w:hAnsi="Arial"/>
            <w:color w:val="000000"/>
          </w:rPr>
          <w:t xml:space="preserve">or otherwise </w:t>
        </w:r>
      </w:ins>
      <w:ins w:id="135" w:author="Samantha" w:date="2026-08-28T17:53:00Z" w16du:dateUtc="2026-08-28T09:53:00Z">
        <w:r w:rsidR="009C7871">
          <w:rPr>
            <w:rFonts w:ascii="Arial" w:eastAsia="Arial" w:hAnsi="Arial"/>
            <w:color w:val="000000"/>
          </w:rPr>
          <w:t xml:space="preserve">to assign </w:t>
        </w:r>
      </w:ins>
      <w:del w:id="136" w:author="Samantha" w:date="2026-08-28T17:53:00Z" w16du:dateUtc="2026-08-28T09:53:00Z">
        <w:r w:rsidR="00826D94" w:rsidRPr="001A7FD0" w:rsidDel="009C7871">
          <w:rPr>
            <w:rFonts w:ascii="Arial" w:eastAsia="Arial" w:hAnsi="Arial"/>
            <w:color w:val="000000"/>
          </w:rPr>
          <w:delText xml:space="preserve">to ensure that </w:delText>
        </w:r>
      </w:del>
      <w:r w:rsidR="00826D94" w:rsidRPr="001A7FD0">
        <w:rPr>
          <w:rFonts w:ascii="Arial" w:eastAsia="Arial" w:hAnsi="Arial"/>
          <w:color w:val="000000"/>
        </w:rPr>
        <w:t xml:space="preserve">any </w:t>
      </w:r>
      <w:r w:rsidR="00A368CE" w:rsidRPr="001A7FD0">
        <w:rPr>
          <w:rFonts w:ascii="Arial" w:eastAsia="Arial" w:hAnsi="Arial"/>
          <w:color w:val="000000"/>
        </w:rPr>
        <w:t xml:space="preserve">Foreground </w:t>
      </w:r>
      <w:r w:rsidR="006F3A5C" w:rsidRPr="001A7FD0">
        <w:rPr>
          <w:rFonts w:ascii="Arial" w:eastAsia="Arial" w:hAnsi="Arial"/>
          <w:color w:val="000000"/>
        </w:rPr>
        <w:t>IPR</w:t>
      </w:r>
      <w:r w:rsidR="004442CB" w:rsidRPr="001A7FD0">
        <w:rPr>
          <w:rFonts w:ascii="Arial" w:eastAsia="Arial" w:hAnsi="Arial"/>
          <w:color w:val="000000"/>
        </w:rPr>
        <w:t xml:space="preserve"> </w:t>
      </w:r>
      <w:r w:rsidR="0013615A" w:rsidRPr="001A7FD0">
        <w:rPr>
          <w:rFonts w:ascii="Arial" w:eastAsia="Arial" w:hAnsi="Arial"/>
          <w:color w:val="000000"/>
        </w:rPr>
        <w:t xml:space="preserve">developed </w:t>
      </w:r>
      <w:r w:rsidR="006F3A5C" w:rsidRPr="001A7FD0">
        <w:rPr>
          <w:rFonts w:ascii="Arial" w:eastAsia="Arial" w:hAnsi="Arial"/>
          <w:color w:val="000000"/>
        </w:rPr>
        <w:t xml:space="preserve">solely or jointly by such individuals and </w:t>
      </w:r>
      <w:r w:rsidR="00826D94" w:rsidRPr="001A7FD0">
        <w:rPr>
          <w:rFonts w:ascii="Arial" w:eastAsia="Arial" w:hAnsi="Arial"/>
          <w:color w:val="000000"/>
        </w:rPr>
        <w:t>pertaining to the Project</w:t>
      </w:r>
      <w:r w:rsidR="006F3A5C" w:rsidRPr="001A7FD0">
        <w:rPr>
          <w:rFonts w:ascii="Arial" w:eastAsia="Arial" w:hAnsi="Arial"/>
          <w:color w:val="000000"/>
        </w:rPr>
        <w:t xml:space="preserve"> </w:t>
      </w:r>
      <w:del w:id="137" w:author="Samantha" w:date="2026-08-28T17:53:00Z" w16du:dateUtc="2026-08-28T09:53:00Z">
        <w:r w:rsidR="006F3A5C" w:rsidRPr="001A7FD0" w:rsidDel="009C7871">
          <w:rPr>
            <w:rFonts w:ascii="Arial" w:eastAsia="Arial" w:hAnsi="Arial"/>
            <w:color w:val="000000"/>
          </w:rPr>
          <w:delText xml:space="preserve">shall be assigned </w:delText>
        </w:r>
      </w:del>
      <w:r w:rsidR="006F3A5C" w:rsidRPr="001A7FD0">
        <w:rPr>
          <w:rFonts w:ascii="Arial" w:eastAsia="Arial" w:hAnsi="Arial"/>
          <w:color w:val="000000"/>
        </w:rPr>
        <w:t xml:space="preserve">to the Party </w:t>
      </w:r>
      <w:ins w:id="138" w:author="Samantha" w:date="2026-08-28T17:56:00Z" w16du:dateUtc="2026-08-28T09:56:00Z">
        <w:r w:rsidR="009C7871" w:rsidRPr="009C7871">
          <w:rPr>
            <w:rFonts w:ascii="Arial" w:eastAsia="Arial" w:hAnsi="Arial"/>
            <w:color w:val="000000"/>
          </w:rPr>
          <w:t>sufficient</w:t>
        </w:r>
        <w:r w:rsidR="009C7871">
          <w:rPr>
            <w:rFonts w:ascii="Arial" w:eastAsia="Arial" w:hAnsi="Arial"/>
            <w:color w:val="000000"/>
          </w:rPr>
          <w:t>ly</w:t>
        </w:r>
        <w:r w:rsidR="009C7871" w:rsidRPr="009C7871">
          <w:rPr>
            <w:rFonts w:ascii="Arial" w:eastAsia="Arial" w:hAnsi="Arial"/>
            <w:color w:val="000000"/>
          </w:rPr>
          <w:t xml:space="preserve"> to enable that Party to comply with the Intellectual Property provisions </w:t>
        </w:r>
      </w:ins>
      <w:r w:rsidR="006F3A5C" w:rsidRPr="001A7FD0">
        <w:rPr>
          <w:rFonts w:ascii="Arial" w:eastAsia="Arial" w:hAnsi="Arial"/>
          <w:color w:val="000000"/>
        </w:rPr>
        <w:t>in accordance with this Agreement.</w:t>
      </w:r>
    </w:p>
    <w:p w14:paraId="435E3D10" w14:textId="77777777" w:rsidR="00826D94" w:rsidRPr="001A7FD0" w:rsidRDefault="00826D94" w:rsidP="00826D94">
      <w:pPr>
        <w:tabs>
          <w:tab w:val="left" w:pos="720"/>
        </w:tabs>
        <w:spacing w:line="276" w:lineRule="auto"/>
        <w:ind w:left="720" w:right="144" w:hanging="720"/>
        <w:jc w:val="both"/>
        <w:textAlignment w:val="baseline"/>
        <w:rPr>
          <w:rFonts w:ascii="Arial" w:eastAsia="Arial" w:hAnsi="Arial"/>
          <w:color w:val="000000"/>
        </w:rPr>
      </w:pPr>
    </w:p>
    <w:p w14:paraId="11595579" w14:textId="2CF4C349" w:rsidR="006A7191" w:rsidRPr="001A7FD0" w:rsidRDefault="00000B05" w:rsidP="00826D94">
      <w:pPr>
        <w:tabs>
          <w:tab w:val="left" w:pos="720"/>
        </w:tabs>
        <w:spacing w:line="276" w:lineRule="auto"/>
        <w:ind w:left="720" w:right="216" w:hanging="720"/>
        <w:contextualSpacing/>
        <w:jc w:val="both"/>
        <w:textAlignment w:val="baseline"/>
        <w:rPr>
          <w:rFonts w:ascii="Arial" w:eastAsia="Arial" w:hAnsi="Arial"/>
          <w:color w:val="000000"/>
        </w:rPr>
      </w:pPr>
      <w:r w:rsidRPr="001A7FD0">
        <w:rPr>
          <w:rFonts w:ascii="Arial" w:eastAsia="Arial" w:hAnsi="Arial"/>
          <w:color w:val="000000"/>
        </w:rPr>
        <w:t>3.4</w:t>
      </w:r>
      <w:r w:rsidRPr="001A7FD0">
        <w:rPr>
          <w:rFonts w:ascii="Arial" w:eastAsia="Arial" w:hAnsi="Arial"/>
          <w:color w:val="000000"/>
        </w:rPr>
        <w:tab/>
        <w:t>Notwithstanding Clause 3</w:t>
      </w:r>
      <w:r w:rsidR="006F3A5C" w:rsidRPr="001A7FD0">
        <w:rPr>
          <w:rFonts w:ascii="Arial" w:eastAsia="Arial" w:hAnsi="Arial"/>
          <w:color w:val="000000"/>
        </w:rPr>
        <w:t>.3 above,</w:t>
      </w:r>
      <w:commentRangeStart w:id="139"/>
      <w:r w:rsidR="006F3A5C" w:rsidRPr="001A7FD0">
        <w:rPr>
          <w:rFonts w:ascii="Arial" w:eastAsia="Arial" w:hAnsi="Arial"/>
          <w:color w:val="000000"/>
        </w:rPr>
        <w:t xml:space="preserve"> </w:t>
      </w:r>
      <w:commentRangeEnd w:id="139"/>
      <w:r w:rsidR="00F06677">
        <w:rPr>
          <w:rStyle w:val="CommentReference"/>
          <w:rFonts w:ascii="Arial" w:eastAsia="Arial" w:hAnsi="Arial"/>
          <w:color w:val="000000"/>
          <w:sz w:val="20"/>
          <w:szCs w:val="20"/>
        </w:rPr>
        <w:commentReference w:id="139"/>
      </w:r>
      <w:ins w:id="140" w:author="Samantha" w:date="2026-08-28T18:02:00Z" w16du:dateUtc="2026-08-28T10:02:00Z">
        <w:r w:rsidR="009C7871">
          <w:rPr>
            <w:rFonts w:ascii="Arial" w:eastAsia="Arial" w:hAnsi="Arial"/>
            <w:color w:val="000000"/>
          </w:rPr>
          <w:t>to</w:t>
        </w:r>
        <w:r w:rsidR="009C7871" w:rsidRPr="009C7871">
          <w:rPr>
            <w:rFonts w:ascii="Arial" w:eastAsia="Arial" w:hAnsi="Arial"/>
            <w:color w:val="000000"/>
          </w:rPr>
          <w:t xml:space="preserve"> the extent any existing agreement does not fully effect the required assignment,</w:t>
        </w:r>
        <w:r w:rsidR="009C7871">
          <w:rPr>
            <w:rFonts w:ascii="Arial" w:eastAsia="Arial" w:hAnsi="Arial"/>
            <w:color w:val="000000"/>
          </w:rPr>
          <w:t xml:space="preserve"> </w:t>
        </w:r>
      </w:ins>
      <w:r w:rsidR="006F3A5C" w:rsidRPr="001A7FD0">
        <w:rPr>
          <w:rFonts w:ascii="Arial" w:eastAsia="Arial" w:hAnsi="Arial"/>
          <w:color w:val="000000"/>
        </w:rPr>
        <w:t>the Parties undertake to enter into any other necessary agreements with its employees, scholars, students, professors</w:t>
      </w:r>
      <w:r w:rsidR="00740544">
        <w:rPr>
          <w:rFonts w:ascii="Arial" w:eastAsia="Arial" w:hAnsi="Arial"/>
          <w:color w:val="000000"/>
        </w:rPr>
        <w:t>,</w:t>
      </w:r>
      <w:r w:rsidR="006F3A5C" w:rsidRPr="001A7FD0">
        <w:rPr>
          <w:rFonts w:ascii="Arial" w:eastAsia="Arial" w:hAnsi="Arial"/>
          <w:color w:val="000000"/>
        </w:rPr>
        <w:t xml:space="preserve"> or consultants in order to assure that the title and </w:t>
      </w:r>
      <w:r w:rsidR="00826D94" w:rsidRPr="001A7FD0">
        <w:rPr>
          <w:rFonts w:ascii="Arial" w:eastAsia="Arial" w:hAnsi="Arial"/>
          <w:color w:val="000000"/>
        </w:rPr>
        <w:t xml:space="preserve">the ownership to any </w:t>
      </w:r>
      <w:r w:rsidR="00A368CE" w:rsidRPr="001A7FD0">
        <w:rPr>
          <w:rFonts w:ascii="Arial" w:eastAsia="Arial" w:hAnsi="Arial"/>
          <w:color w:val="000000"/>
        </w:rPr>
        <w:t xml:space="preserve">Foreground </w:t>
      </w:r>
      <w:r w:rsidR="006F3A5C" w:rsidRPr="001A7FD0">
        <w:rPr>
          <w:rFonts w:ascii="Arial" w:eastAsia="Arial" w:hAnsi="Arial"/>
          <w:color w:val="000000"/>
        </w:rPr>
        <w:t xml:space="preserve">IPR hereunder may be passed to the Parties </w:t>
      </w:r>
      <w:ins w:id="141" w:author="Samantha" w:date="2026-08-28T18:10:00Z" w16du:dateUtc="2026-08-28T10:10:00Z">
        <w:r w:rsidR="009C7871" w:rsidRPr="009C7871">
          <w:rPr>
            <w:rFonts w:ascii="Arial" w:eastAsia="Arial" w:hAnsi="Arial"/>
            <w:color w:val="000000"/>
          </w:rPr>
          <w:t>sufficient</w:t>
        </w:r>
        <w:r w:rsidR="009C7871">
          <w:rPr>
            <w:rFonts w:ascii="Arial" w:eastAsia="Arial" w:hAnsi="Arial"/>
            <w:color w:val="000000"/>
          </w:rPr>
          <w:t>ly</w:t>
        </w:r>
        <w:r w:rsidR="009C7871" w:rsidRPr="009C7871">
          <w:rPr>
            <w:rFonts w:ascii="Arial" w:eastAsia="Arial" w:hAnsi="Arial"/>
            <w:color w:val="000000"/>
          </w:rPr>
          <w:t xml:space="preserve"> to enable th</w:t>
        </w:r>
      </w:ins>
      <w:ins w:id="142" w:author="Samantha" w:date="2026-09-02T16:43:00Z" w16du:dateUtc="2026-09-02T08:43:00Z">
        <w:r w:rsidR="00FC1103">
          <w:rPr>
            <w:rFonts w:ascii="Arial" w:eastAsia="Arial" w:hAnsi="Arial"/>
            <w:color w:val="000000"/>
          </w:rPr>
          <w:t>e relevant</w:t>
        </w:r>
      </w:ins>
      <w:ins w:id="143" w:author="Samantha" w:date="2026-08-28T18:10:00Z" w16du:dateUtc="2026-08-28T10:10:00Z">
        <w:r w:rsidR="009C7871" w:rsidRPr="009C7871">
          <w:rPr>
            <w:rFonts w:ascii="Arial" w:eastAsia="Arial" w:hAnsi="Arial"/>
            <w:color w:val="000000"/>
          </w:rPr>
          <w:t xml:space="preserve"> Party to comply with the Intellectual Property provisions </w:t>
        </w:r>
      </w:ins>
      <w:r w:rsidR="006F3A5C" w:rsidRPr="001A7FD0">
        <w:rPr>
          <w:rFonts w:ascii="Arial" w:eastAsia="Arial" w:hAnsi="Arial"/>
          <w:color w:val="000000"/>
        </w:rPr>
        <w:t>in accordance with this Agreement.</w:t>
      </w:r>
    </w:p>
    <w:p w14:paraId="2B30C173" w14:textId="77777777" w:rsidR="006A7191" w:rsidRPr="001A7FD0" w:rsidRDefault="006A7191" w:rsidP="00826D94">
      <w:pPr>
        <w:tabs>
          <w:tab w:val="left" w:pos="720"/>
        </w:tabs>
        <w:spacing w:before="237" w:line="254" w:lineRule="exact"/>
        <w:ind w:left="720" w:right="216" w:hanging="720"/>
        <w:contextualSpacing/>
        <w:jc w:val="both"/>
        <w:textAlignment w:val="baseline"/>
        <w:rPr>
          <w:rFonts w:ascii="Arial" w:eastAsia="Arial" w:hAnsi="Arial"/>
          <w:color w:val="000000"/>
        </w:rPr>
      </w:pPr>
    </w:p>
    <w:p w14:paraId="087A1EFD" w14:textId="3447C120" w:rsidR="006F3A5C" w:rsidRPr="001A7FD0" w:rsidRDefault="00000B05" w:rsidP="00826D94">
      <w:pPr>
        <w:tabs>
          <w:tab w:val="left" w:pos="720"/>
        </w:tabs>
        <w:spacing w:line="254" w:lineRule="exact"/>
        <w:ind w:left="720" w:right="72" w:hanging="720"/>
        <w:contextualSpacing/>
        <w:jc w:val="both"/>
        <w:textAlignment w:val="baseline"/>
        <w:rPr>
          <w:rFonts w:ascii="Arial" w:eastAsia="Arial" w:hAnsi="Arial"/>
          <w:color w:val="000000"/>
          <w:spacing w:val="1"/>
        </w:rPr>
      </w:pPr>
      <w:r w:rsidRPr="001A7FD0">
        <w:rPr>
          <w:rFonts w:ascii="Arial" w:eastAsia="Arial" w:hAnsi="Arial"/>
          <w:color w:val="000000"/>
          <w:spacing w:val="1"/>
        </w:rPr>
        <w:t>3</w:t>
      </w:r>
      <w:r w:rsidR="006F3A5C" w:rsidRPr="001A7FD0">
        <w:rPr>
          <w:rFonts w:ascii="Arial" w:eastAsia="Arial" w:hAnsi="Arial"/>
          <w:color w:val="000000"/>
          <w:spacing w:val="1"/>
        </w:rPr>
        <w:t>.5</w:t>
      </w:r>
      <w:r w:rsidR="006F3A5C" w:rsidRPr="001A7FD0">
        <w:rPr>
          <w:rFonts w:ascii="Arial" w:eastAsia="Arial" w:hAnsi="Arial"/>
          <w:color w:val="000000"/>
          <w:spacing w:val="1"/>
        </w:rPr>
        <w:tab/>
        <w:t>Upon request of</w:t>
      </w:r>
      <w:del w:id="144" w:author="Samantha" w:date="2026-09-02T16:48:00Z" w16du:dateUtc="2026-09-02T08:48:00Z">
        <w:r w:rsidR="006F3A5C" w:rsidRPr="001A7FD0" w:rsidDel="00FC1103">
          <w:rPr>
            <w:rFonts w:ascii="Arial" w:eastAsia="Arial" w:hAnsi="Arial"/>
            <w:color w:val="000000"/>
            <w:spacing w:val="1"/>
          </w:rPr>
          <w:delText xml:space="preserve"> one of the Parties</w:delText>
        </w:r>
      </w:del>
      <w:ins w:id="145" w:author="Samantha" w:date="2026-09-02T16:49:00Z" w16du:dateUtc="2026-09-02T08:49:00Z">
        <w:r w:rsidR="00FC1103">
          <w:rPr>
            <w:rFonts w:ascii="Arial" w:eastAsia="Arial" w:hAnsi="Arial"/>
            <w:color w:val="000000"/>
            <w:spacing w:val="1"/>
          </w:rPr>
          <w:t xml:space="preserve"> a Party</w:t>
        </w:r>
      </w:ins>
      <w:r w:rsidR="006F3A5C" w:rsidRPr="001A7FD0">
        <w:rPr>
          <w:rFonts w:ascii="Arial" w:eastAsia="Arial" w:hAnsi="Arial"/>
          <w:color w:val="000000"/>
          <w:spacing w:val="1"/>
        </w:rPr>
        <w:t xml:space="preserve">, the other </w:t>
      </w:r>
      <w:del w:id="146" w:author="Samantha" w:date="2026-09-02T16:49:00Z" w16du:dateUtc="2026-09-02T08:49:00Z">
        <w:r w:rsidR="006F3A5C" w:rsidRPr="001A7FD0" w:rsidDel="00FC1103">
          <w:rPr>
            <w:rFonts w:ascii="Arial" w:eastAsia="Arial" w:hAnsi="Arial"/>
            <w:color w:val="000000"/>
            <w:spacing w:val="1"/>
          </w:rPr>
          <w:delText xml:space="preserve">of the Parties </w:delText>
        </w:r>
      </w:del>
      <w:ins w:id="147" w:author="Samantha" w:date="2026-09-02T16:49:00Z" w16du:dateUtc="2026-09-02T08:49:00Z">
        <w:r w:rsidR="00FC1103">
          <w:rPr>
            <w:rFonts w:ascii="Arial" w:eastAsia="Arial" w:hAnsi="Arial"/>
            <w:color w:val="000000"/>
            <w:spacing w:val="1"/>
          </w:rPr>
          <w:t xml:space="preserve">Party </w:t>
        </w:r>
      </w:ins>
      <w:r w:rsidR="006F3A5C" w:rsidRPr="001A7FD0">
        <w:rPr>
          <w:rFonts w:ascii="Arial" w:eastAsia="Arial" w:hAnsi="Arial"/>
          <w:color w:val="000000"/>
          <w:spacing w:val="1"/>
        </w:rPr>
        <w:t xml:space="preserve">shall draw up and sign any documents which may be necessary for the requesting Party in </w:t>
      </w:r>
      <w:r w:rsidR="002D1873" w:rsidRPr="001A7FD0">
        <w:rPr>
          <w:rFonts w:ascii="Arial" w:eastAsia="Arial" w:hAnsi="Arial"/>
          <w:color w:val="000000"/>
          <w:spacing w:val="1"/>
        </w:rPr>
        <w:t>order to (i) exercise any licens</w:t>
      </w:r>
      <w:r w:rsidR="006F3A5C" w:rsidRPr="001A7FD0">
        <w:rPr>
          <w:rFonts w:ascii="Arial" w:eastAsia="Arial" w:hAnsi="Arial"/>
          <w:color w:val="000000"/>
          <w:spacing w:val="1"/>
        </w:rPr>
        <w:t>e or any other right</w:t>
      </w:r>
      <w:commentRangeStart w:id="148"/>
      <w:r w:rsidR="006F3A5C" w:rsidRPr="001A7FD0">
        <w:rPr>
          <w:rFonts w:ascii="Arial" w:eastAsia="Arial" w:hAnsi="Arial"/>
          <w:color w:val="000000"/>
          <w:spacing w:val="1"/>
        </w:rPr>
        <w:t xml:space="preserve"> </w:t>
      </w:r>
      <w:commentRangeEnd w:id="148"/>
      <w:r w:rsidR="00F06677">
        <w:rPr>
          <w:rStyle w:val="CommentReference"/>
          <w:rFonts w:ascii="Arial" w:eastAsia="Arial" w:hAnsi="Arial"/>
          <w:color w:val="000000"/>
          <w:spacing w:val="1"/>
          <w:sz w:val="20"/>
          <w:szCs w:val="20"/>
        </w:rPr>
        <w:commentReference w:id="148"/>
      </w:r>
      <w:ins w:id="149" w:author="Samantha" w:date="2026-08-28T18:12:00Z" w16du:dateUtc="2026-08-28T10:12:00Z">
        <w:r w:rsidR="009C7871">
          <w:rPr>
            <w:rFonts w:ascii="Arial" w:eastAsia="Arial" w:hAnsi="Arial"/>
            <w:color w:val="000000"/>
            <w:spacing w:val="1"/>
          </w:rPr>
          <w:t xml:space="preserve">granted hereunder </w:t>
        </w:r>
      </w:ins>
      <w:r w:rsidR="006F3A5C" w:rsidRPr="001A7FD0">
        <w:rPr>
          <w:rFonts w:ascii="Arial" w:eastAsia="Arial" w:hAnsi="Arial"/>
          <w:color w:val="000000"/>
          <w:spacing w:val="1"/>
        </w:rPr>
        <w:t xml:space="preserve">and/or (ii) to submit applications for patent or utility model or design in accordance with this Agreement. The </w:t>
      </w:r>
      <w:del w:id="150" w:author="Samantha" w:date="2026-09-02T16:50:00Z" w16du:dateUtc="2026-09-02T08:50:00Z">
        <w:r w:rsidR="006F3A5C" w:rsidRPr="001A7FD0" w:rsidDel="00FC1103">
          <w:rPr>
            <w:rFonts w:ascii="Arial" w:eastAsia="Arial" w:hAnsi="Arial"/>
            <w:color w:val="000000"/>
            <w:spacing w:val="1"/>
          </w:rPr>
          <w:delText xml:space="preserve">applying </w:delText>
        </w:r>
      </w:del>
      <w:ins w:id="151" w:author="Samantha" w:date="2026-09-02T16:50:00Z" w16du:dateUtc="2026-09-02T08:50:00Z">
        <w:r w:rsidR="00FC1103" w:rsidRPr="001A7FD0">
          <w:rPr>
            <w:rFonts w:ascii="Arial" w:eastAsia="Arial" w:hAnsi="Arial"/>
            <w:color w:val="000000"/>
            <w:spacing w:val="1"/>
          </w:rPr>
          <w:t>requesting</w:t>
        </w:r>
        <w:commentRangeStart w:id="152"/>
        <w:r w:rsidR="00FC1103" w:rsidRPr="001A7FD0">
          <w:rPr>
            <w:rFonts w:ascii="Arial" w:eastAsia="Arial" w:hAnsi="Arial"/>
            <w:color w:val="000000"/>
            <w:spacing w:val="1"/>
          </w:rPr>
          <w:t xml:space="preserve"> </w:t>
        </w:r>
      </w:ins>
      <w:commentRangeEnd w:id="152"/>
      <w:r w:rsidR="00F06677" w:rsidRPr="001A7FD0">
        <w:rPr>
          <w:rStyle w:val="CommentReference"/>
          <w:rFonts w:ascii="Arial" w:eastAsia="Arial" w:hAnsi="Arial"/>
          <w:color w:val="000000"/>
          <w:spacing w:val="1"/>
          <w:sz w:val="20"/>
          <w:szCs w:val="20"/>
        </w:rPr>
        <w:commentReference w:id="152"/>
      </w:r>
      <w:r w:rsidR="006F3A5C" w:rsidRPr="001A7FD0">
        <w:rPr>
          <w:rFonts w:ascii="Arial" w:eastAsia="Arial" w:hAnsi="Arial"/>
          <w:color w:val="000000"/>
          <w:spacing w:val="1"/>
        </w:rPr>
        <w:t>Party shall take care of all necessary paperwork and be responsible for the costs accrued as a result thereof.</w:t>
      </w:r>
    </w:p>
    <w:p w14:paraId="50038AF4" w14:textId="77777777" w:rsidR="00826D94" w:rsidRPr="001A7FD0" w:rsidRDefault="00826D94" w:rsidP="006F3A5C">
      <w:pPr>
        <w:tabs>
          <w:tab w:val="left" w:pos="720"/>
        </w:tabs>
        <w:spacing w:line="254" w:lineRule="exact"/>
        <w:ind w:left="720" w:right="72" w:hanging="720"/>
        <w:jc w:val="both"/>
        <w:textAlignment w:val="baseline"/>
        <w:rPr>
          <w:rFonts w:ascii="Arial" w:eastAsia="Arial" w:hAnsi="Arial"/>
          <w:color w:val="000000"/>
          <w:spacing w:val="1"/>
        </w:rPr>
      </w:pPr>
    </w:p>
    <w:p w14:paraId="32F69193" w14:textId="252B93E4" w:rsidR="006F3A5C" w:rsidRDefault="00000B05" w:rsidP="006F3A5C">
      <w:pPr>
        <w:tabs>
          <w:tab w:val="left" w:pos="720"/>
        </w:tabs>
        <w:spacing w:line="254" w:lineRule="exact"/>
        <w:ind w:left="720" w:right="72" w:hanging="720"/>
        <w:jc w:val="both"/>
        <w:textAlignment w:val="baseline"/>
        <w:rPr>
          <w:rFonts w:ascii="Arial" w:eastAsia="Arial" w:hAnsi="Arial"/>
          <w:color w:val="000000"/>
        </w:rPr>
      </w:pPr>
      <w:r w:rsidRPr="001A7FD0">
        <w:rPr>
          <w:rFonts w:ascii="Arial" w:eastAsia="Arial" w:hAnsi="Arial"/>
          <w:color w:val="000000"/>
        </w:rPr>
        <w:t>3</w:t>
      </w:r>
      <w:r w:rsidR="006F3A5C" w:rsidRPr="001A7FD0">
        <w:rPr>
          <w:rFonts w:ascii="Arial" w:eastAsia="Arial" w:hAnsi="Arial"/>
          <w:color w:val="000000"/>
        </w:rPr>
        <w:t>.6</w:t>
      </w:r>
      <w:r w:rsidR="006F3A5C" w:rsidRPr="001A7FD0">
        <w:rPr>
          <w:rFonts w:ascii="Arial" w:eastAsia="Arial" w:hAnsi="Arial"/>
          <w:color w:val="000000"/>
        </w:rPr>
        <w:tab/>
        <w:t>No</w:t>
      </w:r>
      <w:r w:rsidRPr="001A7FD0">
        <w:rPr>
          <w:rFonts w:ascii="Arial" w:eastAsia="Arial" w:hAnsi="Arial"/>
          <w:color w:val="000000"/>
        </w:rPr>
        <w:t>twithstanding Clause 3</w:t>
      </w:r>
      <w:r w:rsidR="006F3A5C" w:rsidRPr="001A7FD0">
        <w:rPr>
          <w:rFonts w:ascii="Arial" w:eastAsia="Arial" w:hAnsi="Arial"/>
          <w:color w:val="000000"/>
        </w:rPr>
        <w:t>.5 above</w:t>
      </w:r>
      <w:commentRangeStart w:id="153"/>
      <w:ins w:id="154" w:author="Samantha" w:date="2026-08-28T18:22:00Z" w16du:dateUtc="2026-08-28T10:22:00Z">
        <w:r w:rsidR="009C7871">
          <w:rPr>
            <w:rFonts w:ascii="Arial" w:eastAsia="Arial" w:hAnsi="Arial"/>
            <w:color w:val="000000"/>
          </w:rPr>
          <w:t xml:space="preserve"> </w:t>
        </w:r>
      </w:ins>
      <w:commentRangeEnd w:id="153"/>
      <w:r w:rsidR="00F06677">
        <w:rPr>
          <w:rStyle w:val="CommentReference"/>
          <w:rFonts w:ascii="Arial" w:eastAsia="Arial" w:hAnsi="Arial"/>
          <w:color w:val="000000"/>
          <w:sz w:val="20"/>
          <w:szCs w:val="20"/>
        </w:rPr>
        <w:commentReference w:id="153"/>
      </w:r>
      <w:ins w:id="155" w:author="Samantha" w:date="2026-08-28T18:22:00Z" w16du:dateUtc="2026-08-28T10:22:00Z">
        <w:r w:rsidR="009C7871">
          <w:rPr>
            <w:rFonts w:ascii="Arial" w:eastAsia="Arial" w:hAnsi="Arial"/>
            <w:color w:val="000000"/>
          </w:rPr>
          <w:t xml:space="preserve">and without obligation </w:t>
        </w:r>
        <w:r w:rsidR="009C7871" w:rsidRPr="009C7871">
          <w:rPr>
            <w:rFonts w:ascii="Arial" w:eastAsia="Arial" w:hAnsi="Arial"/>
            <w:color w:val="000000"/>
          </w:rPr>
          <w:t>to disclose unrelated confidential information or legally privileged material</w:t>
        </w:r>
      </w:ins>
      <w:r w:rsidR="006F3A5C" w:rsidRPr="001A7FD0">
        <w:rPr>
          <w:rFonts w:ascii="Arial" w:eastAsia="Arial" w:hAnsi="Arial"/>
          <w:color w:val="000000"/>
        </w:rPr>
        <w:t>, the Parties undertake to</w:t>
      </w:r>
      <w:r w:rsidR="004B70DB" w:rsidRPr="001A7FD0">
        <w:rPr>
          <w:rFonts w:ascii="Arial" w:eastAsia="Arial" w:hAnsi="Arial"/>
          <w:color w:val="000000"/>
        </w:rPr>
        <w:t xml:space="preserve"> assist each other</w:t>
      </w:r>
      <w:ins w:id="156" w:author="Samantha" w:date="2026-08-28T18:18:00Z" w16du:dateUtc="2026-08-28T10:18:00Z">
        <w:r w:rsidR="009C7871">
          <w:rPr>
            <w:rFonts w:ascii="Arial" w:eastAsia="Arial" w:hAnsi="Arial"/>
            <w:color w:val="000000"/>
          </w:rPr>
          <w:t>, to a reasonable extent,</w:t>
        </w:r>
      </w:ins>
      <w:r w:rsidR="004B70DB" w:rsidRPr="001A7FD0">
        <w:rPr>
          <w:rFonts w:ascii="Arial" w:eastAsia="Arial" w:hAnsi="Arial"/>
          <w:color w:val="000000"/>
        </w:rPr>
        <w:t xml:space="preserve"> in matters of any application for an intellectual property right</w:t>
      </w:r>
      <w:r w:rsidR="002D1873" w:rsidRPr="001A7FD0">
        <w:rPr>
          <w:rFonts w:ascii="Arial" w:eastAsia="Arial" w:hAnsi="Arial"/>
          <w:color w:val="000000"/>
        </w:rPr>
        <w:t xml:space="preserve"> based on the </w:t>
      </w:r>
      <w:r w:rsidR="00A368CE" w:rsidRPr="001A7FD0">
        <w:rPr>
          <w:rFonts w:ascii="Arial" w:eastAsia="Arial" w:hAnsi="Arial"/>
          <w:color w:val="000000"/>
        </w:rPr>
        <w:lastRenderedPageBreak/>
        <w:t xml:space="preserve">Foreground </w:t>
      </w:r>
      <w:r w:rsidR="002D1873" w:rsidRPr="001A7FD0">
        <w:rPr>
          <w:rFonts w:ascii="Arial" w:eastAsia="Arial" w:hAnsi="Arial"/>
          <w:color w:val="000000"/>
        </w:rPr>
        <w:t>IPR. In</w:t>
      </w:r>
      <w:r w:rsidR="002D1873">
        <w:rPr>
          <w:rFonts w:ascii="Arial" w:eastAsia="Arial" w:hAnsi="Arial"/>
          <w:color w:val="000000"/>
        </w:rPr>
        <w:t xml:space="preserve"> the event a </w:t>
      </w:r>
      <w:r w:rsidR="00A664D9">
        <w:rPr>
          <w:rFonts w:ascii="Arial" w:eastAsia="Arial" w:hAnsi="Arial"/>
          <w:color w:val="000000"/>
        </w:rPr>
        <w:t>third-party</w:t>
      </w:r>
      <w:r w:rsidR="006F3A5C">
        <w:rPr>
          <w:rFonts w:ascii="Arial" w:eastAsia="Arial" w:hAnsi="Arial"/>
          <w:color w:val="000000"/>
        </w:rPr>
        <w:t xml:space="preserve"> initiates revocation or opposition proceedings against any such application,</w:t>
      </w:r>
      <w:ins w:id="157" w:author="Samantha" w:date="2026-08-28T18:20:00Z" w16du:dateUtc="2026-08-28T10:20:00Z">
        <w:r w:rsidR="009C7871">
          <w:rPr>
            <w:rFonts w:ascii="Arial" w:eastAsia="Arial" w:hAnsi="Arial"/>
            <w:color w:val="000000"/>
          </w:rPr>
          <w:t xml:space="preserve"> </w:t>
        </w:r>
      </w:ins>
      <w:ins w:id="158" w:author="Samantha" w:date="2026-09-02T16:53:00Z" w16du:dateUtc="2026-09-02T08:53:00Z">
        <w:r w:rsidR="00FC1103">
          <w:rPr>
            <w:rFonts w:ascii="Arial" w:eastAsia="Arial" w:hAnsi="Arial"/>
            <w:color w:val="000000"/>
          </w:rPr>
          <w:t xml:space="preserve">the applying </w:t>
        </w:r>
      </w:ins>
      <w:ins w:id="159" w:author="Samantha" w:date="2026-08-28T18:20:00Z" w16du:dateUtc="2026-08-28T10:20:00Z">
        <w:r w:rsidR="009C7871" w:rsidRPr="009C7871">
          <w:rPr>
            <w:rFonts w:ascii="Arial" w:eastAsia="Arial" w:hAnsi="Arial"/>
            <w:color w:val="000000"/>
          </w:rPr>
          <w:t>Party may request reasonable assistance from the other Party</w:t>
        </w:r>
      </w:ins>
      <w:del w:id="160" w:author="Samantha" w:date="2026-08-28T18:20:00Z" w16du:dateUtc="2026-08-28T10:20:00Z">
        <w:r w:rsidR="006F3A5C" w:rsidDel="009C7871">
          <w:rPr>
            <w:rFonts w:ascii="Arial" w:eastAsia="Arial" w:hAnsi="Arial"/>
            <w:color w:val="000000"/>
          </w:rPr>
          <w:delText xml:space="preserve"> </w:delText>
        </w:r>
      </w:del>
      <w:del w:id="161" w:author="Samantha" w:date="2026-08-28T18:19:00Z" w16du:dateUtc="2026-08-28T10:19:00Z">
        <w:r w:rsidR="006F3A5C" w:rsidDel="009C7871">
          <w:rPr>
            <w:rFonts w:ascii="Arial" w:eastAsia="Arial" w:hAnsi="Arial"/>
            <w:color w:val="000000"/>
          </w:rPr>
          <w:delText xml:space="preserve">the Parties agree to </w:delText>
        </w:r>
        <w:r w:rsidR="004B70DB" w:rsidDel="009C7871">
          <w:rPr>
            <w:rFonts w:ascii="Arial" w:eastAsia="Arial" w:hAnsi="Arial"/>
            <w:color w:val="000000"/>
          </w:rPr>
          <w:delText>support each other to the fullest extent upon reques</w:delText>
        </w:r>
        <w:r w:rsidR="006F3A5C" w:rsidDel="009C7871">
          <w:rPr>
            <w:rFonts w:ascii="Arial" w:eastAsia="Arial" w:hAnsi="Arial"/>
            <w:color w:val="000000"/>
          </w:rPr>
          <w:delText>t</w:delText>
        </w:r>
      </w:del>
      <w:r w:rsidR="006F3A5C">
        <w:rPr>
          <w:rFonts w:ascii="Arial" w:eastAsia="Arial" w:hAnsi="Arial"/>
          <w:color w:val="000000"/>
        </w:rPr>
        <w:t xml:space="preserve">. In such event the Party requesting assistance or support shall reimburse the assisting or supporting Party for </w:t>
      </w:r>
      <w:ins w:id="162" w:author="Samantha" w:date="2026-08-28T18:20:00Z" w16du:dateUtc="2026-08-28T10:20:00Z">
        <w:r w:rsidR="009C7871">
          <w:rPr>
            <w:rFonts w:ascii="Arial" w:eastAsia="Arial" w:hAnsi="Arial"/>
            <w:color w:val="000000"/>
          </w:rPr>
          <w:t xml:space="preserve">its documented external and </w:t>
        </w:r>
      </w:ins>
      <w:r w:rsidR="006F3A5C">
        <w:rPr>
          <w:rFonts w:ascii="Arial" w:eastAsia="Arial" w:hAnsi="Arial"/>
          <w:color w:val="000000"/>
        </w:rPr>
        <w:t>internal costs reasonably incurred by the assisting or supporting Party in connection with the assistance or support.</w:t>
      </w:r>
    </w:p>
    <w:p w14:paraId="383B9390" w14:textId="77777777" w:rsidR="006F3A5C" w:rsidRPr="009A3D24" w:rsidRDefault="006F3A5C" w:rsidP="009A3D24">
      <w:pPr>
        <w:spacing w:line="259" w:lineRule="auto"/>
        <w:jc w:val="both"/>
        <w:rPr>
          <w:rFonts w:ascii="Arial" w:hAnsi="Arial"/>
        </w:rPr>
      </w:pPr>
    </w:p>
    <w:p w14:paraId="6098C903" w14:textId="77777777" w:rsidR="000E2856" w:rsidRPr="009A3D24" w:rsidRDefault="000E2856" w:rsidP="009A3D24">
      <w:pPr>
        <w:spacing w:line="259" w:lineRule="auto"/>
        <w:ind w:left="720" w:hanging="720"/>
        <w:jc w:val="both"/>
        <w:rPr>
          <w:rFonts w:ascii="Arial" w:hAnsi="Arial"/>
        </w:rPr>
      </w:pPr>
    </w:p>
    <w:p w14:paraId="60645FCA" w14:textId="77777777" w:rsidR="000E2856" w:rsidRDefault="00C1355A" w:rsidP="00E27BC6">
      <w:pPr>
        <w:pStyle w:val="Heading2"/>
        <w:jc w:val="left"/>
      </w:pPr>
      <w:r w:rsidRPr="009A3D24">
        <w:t>4</w:t>
      </w:r>
      <w:r w:rsidR="000E2856" w:rsidRPr="009A3D24">
        <w:tab/>
      </w:r>
      <w:r w:rsidR="000E2856">
        <w:t>PRINCIPAL INVESTIGATOR ("PI")</w:t>
      </w:r>
    </w:p>
    <w:p w14:paraId="05BBB136" w14:textId="77777777" w:rsidR="00C1355A" w:rsidRDefault="00C1355A" w:rsidP="000E2856">
      <w:pPr>
        <w:spacing w:line="259" w:lineRule="auto"/>
        <w:ind w:left="720" w:hanging="720"/>
        <w:jc w:val="both"/>
        <w:rPr>
          <w:rFonts w:ascii="Arial" w:hAnsi="Arial"/>
        </w:rPr>
      </w:pPr>
    </w:p>
    <w:p w14:paraId="0C8A1C84" w14:textId="5E525DBE" w:rsidR="000E2856" w:rsidRDefault="00C1355A" w:rsidP="000E2856">
      <w:pPr>
        <w:spacing w:line="259" w:lineRule="auto"/>
        <w:ind w:left="720" w:hanging="720"/>
        <w:jc w:val="both"/>
        <w:rPr>
          <w:rFonts w:ascii="Arial" w:hAnsi="Arial"/>
        </w:rPr>
      </w:pPr>
      <w:r>
        <w:rPr>
          <w:rFonts w:ascii="Arial" w:hAnsi="Arial"/>
        </w:rPr>
        <w:t xml:space="preserve">4.1 </w:t>
      </w:r>
      <w:r>
        <w:rPr>
          <w:rFonts w:ascii="Arial" w:hAnsi="Arial"/>
        </w:rPr>
        <w:tab/>
      </w:r>
      <w:commentRangeStart w:id="163"/>
      <w:ins w:id="164" w:author="Samantha" w:date="2026-08-31T19:14:00Z" w16du:dateUtc="2026-08-31T11:14:00Z">
        <w:r w:rsidR="00FB35E8">
          <w:rPr>
            <w:rFonts w:ascii="Arial" w:hAnsi="Arial"/>
          </w:rPr>
          <w:t>From</w:t>
        </w:r>
      </w:ins>
      <w:commentRangeEnd w:id="163"/>
      <w:r w:rsidR="00F06677">
        <w:rPr>
          <w:rStyle w:val="CommentReference"/>
          <w:rFonts w:ascii="Arial" w:hAnsi="Arial"/>
          <w:sz w:val="20"/>
          <w:szCs w:val="20"/>
        </w:rPr>
        <w:commentReference w:id="163"/>
      </w:r>
      <w:ins w:id="165" w:author="Samantha" w:date="2026-08-31T19:14:00Z" w16du:dateUtc="2026-08-31T11:14:00Z">
        <w:r w:rsidR="00FB35E8">
          <w:rPr>
            <w:rFonts w:ascii="Arial" w:hAnsi="Arial"/>
          </w:rPr>
          <w:t xml:space="preserve"> Ngee Ann Polytechnic, </w:t>
        </w:r>
      </w:ins>
      <w:del w:id="166" w:author="Samantha" w:date="2026-08-31T19:13:00Z" w16du:dateUtc="2026-08-31T11:13:00Z">
        <w:r w:rsidDel="00FB35E8">
          <w:rPr>
            <w:rFonts w:ascii="Arial" w:hAnsi="Arial"/>
          </w:rPr>
          <w:delText>T</w:delText>
        </w:r>
        <w:r w:rsidR="000E2856" w:rsidDel="00FB35E8">
          <w:rPr>
            <w:rFonts w:ascii="Arial" w:hAnsi="Arial"/>
          </w:rPr>
          <w:delText xml:space="preserve">he </w:delText>
        </w:r>
      </w:del>
      <w:ins w:id="167" w:author="Samantha" w:date="2026-08-31T19:13:00Z" w16du:dateUtc="2026-08-31T11:13:00Z">
        <w:r w:rsidR="00FB35E8">
          <w:rPr>
            <w:rFonts w:ascii="Arial" w:hAnsi="Arial"/>
          </w:rPr>
          <w:t xml:space="preserve">the </w:t>
        </w:r>
      </w:ins>
      <w:r w:rsidR="000E2856">
        <w:rPr>
          <w:rFonts w:ascii="Arial" w:hAnsi="Arial"/>
        </w:rPr>
        <w:t>Project shall be supervised and coordina</w:t>
      </w:r>
      <w:r w:rsidR="00DE6FA3">
        <w:rPr>
          <w:rFonts w:ascii="Arial" w:hAnsi="Arial"/>
        </w:rPr>
        <w:t xml:space="preserve">ted by </w:t>
      </w:r>
      <w:del w:id="168" w:author="Samantha" w:date="2026-08-31T19:14:00Z" w16du:dateUtc="2026-08-31T11:14:00Z">
        <w:r w:rsidR="00E920F5" w:rsidDel="00FB35E8">
          <w:rPr>
            <w:rFonts w:ascii="Arial" w:hAnsi="Arial"/>
            <w:u w:val="single"/>
          </w:rPr>
          <w:delText>Benjamin Wing</w:delText>
        </w:r>
        <w:r w:rsidR="00DE6FA3" w:rsidDel="00FB35E8">
          <w:rPr>
            <w:rFonts w:ascii="Arial" w:hAnsi="Arial"/>
          </w:rPr>
          <w:delText xml:space="preserve"> </w:delText>
        </w:r>
        <w:r w:rsidR="00DE6FA3" w:rsidRPr="00C1355A" w:rsidDel="00FB35E8">
          <w:rPr>
            <w:rFonts w:ascii="Arial" w:hAnsi="Arial"/>
          </w:rPr>
          <w:delText xml:space="preserve">of </w:delText>
        </w:r>
        <w:r w:rsidR="00DE6FA3" w:rsidRPr="009A3D24" w:rsidDel="00FB35E8">
          <w:rPr>
            <w:rFonts w:ascii="Arial" w:hAnsi="Arial"/>
          </w:rPr>
          <w:delText>Ngee Ann Polytechnic</w:delText>
        </w:r>
        <w:r w:rsidR="000E2856" w:rsidRPr="00C1355A" w:rsidDel="00FB35E8">
          <w:rPr>
            <w:rFonts w:ascii="Arial" w:hAnsi="Arial"/>
          </w:rPr>
          <w:delText xml:space="preserve"> </w:delText>
        </w:r>
      </w:del>
      <w:ins w:id="169" w:author="Samantha" w:date="2026-08-31T19:14:00Z" w16du:dateUtc="2026-08-31T11:14:00Z">
        <w:r w:rsidR="00FB35E8">
          <w:rPr>
            <w:rFonts w:ascii="Arial" w:hAnsi="Arial"/>
          </w:rPr>
          <w:t xml:space="preserve">the Principal Investigator named in Section 5 of Schedule 1 </w:t>
        </w:r>
      </w:ins>
      <w:r w:rsidR="000E2856" w:rsidRPr="00C1355A">
        <w:rPr>
          <w:rFonts w:ascii="Arial" w:hAnsi="Arial"/>
        </w:rPr>
        <w:t>(hereinafter known as "</w:t>
      </w:r>
      <w:r w:rsidR="000E2856" w:rsidRPr="00C1355A">
        <w:rPr>
          <w:rFonts w:ascii="Arial" w:hAnsi="Arial"/>
          <w:b/>
        </w:rPr>
        <w:t>Principal Investigator</w:t>
      </w:r>
      <w:r w:rsidR="000E2856" w:rsidRPr="00C1355A">
        <w:rPr>
          <w:rFonts w:ascii="Arial" w:hAnsi="Arial"/>
        </w:rPr>
        <w:t>"</w:t>
      </w:r>
      <w:r w:rsidR="00E920F5">
        <w:rPr>
          <w:rFonts w:ascii="Arial" w:hAnsi="Arial"/>
        </w:rPr>
        <w:t xml:space="preserve"> or “NP-PI”</w:t>
      </w:r>
      <w:r w:rsidR="000E2856" w:rsidRPr="00C1355A">
        <w:rPr>
          <w:rFonts w:ascii="Arial" w:hAnsi="Arial"/>
        </w:rPr>
        <w:t>)</w:t>
      </w:r>
      <w:r w:rsidR="00382161">
        <w:rPr>
          <w:rFonts w:ascii="Arial" w:hAnsi="Arial"/>
        </w:rPr>
        <w:t xml:space="preserve"> </w:t>
      </w:r>
      <w:r w:rsidR="00646DF2">
        <w:rPr>
          <w:rFonts w:ascii="Arial" w:hAnsi="Arial"/>
        </w:rPr>
        <w:t xml:space="preserve">and </w:t>
      </w:r>
      <w:del w:id="170" w:author="Samantha" w:date="2026-08-31T19:15:00Z" w16du:dateUtc="2026-08-31T11:15:00Z">
        <w:r w:rsidR="00E920F5" w:rsidDel="00FB35E8">
          <w:rPr>
            <w:rFonts w:ascii="Arial" w:hAnsi="Arial"/>
            <w:u w:val="single"/>
          </w:rPr>
          <w:delText>Zhu Taixiu</w:delText>
        </w:r>
        <w:r w:rsidR="00646DF2" w:rsidDel="00FB35E8">
          <w:rPr>
            <w:rFonts w:ascii="Arial" w:hAnsi="Arial"/>
          </w:rPr>
          <w:delText xml:space="preserve"> </w:delText>
        </w:r>
      </w:del>
      <w:ins w:id="171" w:author="Samantha" w:date="2026-08-31T19:15:00Z" w16du:dateUtc="2026-08-31T11:15:00Z">
        <w:r w:rsidR="00FB35E8" w:rsidRPr="00FB35E8">
          <w:rPr>
            <w:rFonts w:ascii="Arial" w:hAnsi="Arial"/>
          </w:rPr>
          <w:t xml:space="preserve">the Co-Principal Investigator named in Section 5 of Schedule 1 </w:t>
        </w:r>
        <w:r w:rsidR="00FB35E8" w:rsidRPr="00C1355A">
          <w:rPr>
            <w:rFonts w:ascii="Arial" w:hAnsi="Arial"/>
          </w:rPr>
          <w:t xml:space="preserve">(hereinafter known </w:t>
        </w:r>
      </w:ins>
      <w:r w:rsidR="00E920F5">
        <w:rPr>
          <w:rFonts w:ascii="Arial" w:hAnsi="Arial"/>
        </w:rPr>
        <w:t xml:space="preserve">as </w:t>
      </w:r>
      <w:ins w:id="172" w:author="Samantha" w:date="2026-08-31T19:16:00Z" w16du:dateUtc="2026-08-31T11:16:00Z">
        <w:r w:rsidR="00FB35E8" w:rsidRPr="00C1355A">
          <w:rPr>
            <w:rFonts w:ascii="Arial" w:hAnsi="Arial"/>
          </w:rPr>
          <w:t>"</w:t>
        </w:r>
        <w:r w:rsidR="00FB35E8">
          <w:rPr>
            <w:rFonts w:ascii="Arial" w:hAnsi="Arial"/>
            <w:b/>
          </w:rPr>
          <w:t>Co-P</w:t>
        </w:r>
        <w:r w:rsidR="00FB35E8" w:rsidRPr="00C1355A">
          <w:rPr>
            <w:rFonts w:ascii="Arial" w:hAnsi="Arial"/>
            <w:b/>
          </w:rPr>
          <w:t>rincipal Investigator</w:t>
        </w:r>
        <w:r w:rsidR="00FB35E8" w:rsidRPr="00C1355A">
          <w:rPr>
            <w:rFonts w:ascii="Arial" w:hAnsi="Arial"/>
          </w:rPr>
          <w:t>"</w:t>
        </w:r>
        <w:r w:rsidR="00FB35E8">
          <w:rPr>
            <w:rFonts w:ascii="Arial" w:hAnsi="Arial"/>
          </w:rPr>
          <w:t xml:space="preserve"> or “</w:t>
        </w:r>
      </w:ins>
      <w:r w:rsidR="00E920F5">
        <w:rPr>
          <w:rFonts w:ascii="Arial" w:hAnsi="Arial"/>
        </w:rPr>
        <w:t>NP Co-PI</w:t>
      </w:r>
      <w:ins w:id="173" w:author="Samantha" w:date="2026-08-31T19:16:00Z" w16du:dateUtc="2026-08-31T11:16:00Z">
        <w:r w:rsidR="00FB35E8">
          <w:rPr>
            <w:rFonts w:ascii="Arial" w:hAnsi="Arial"/>
          </w:rPr>
          <w:t>”)</w:t>
        </w:r>
      </w:ins>
      <w:r w:rsidR="00E920F5">
        <w:rPr>
          <w:rFonts w:ascii="Arial" w:hAnsi="Arial"/>
        </w:rPr>
        <w:t>. From Company,</w:t>
      </w:r>
      <w:ins w:id="174" w:author="Samantha" w:date="2026-08-31T19:16:00Z" w16du:dateUtc="2026-08-31T11:16:00Z">
        <w:r w:rsidR="00FB35E8">
          <w:rPr>
            <w:rFonts w:ascii="Arial" w:hAnsi="Arial"/>
          </w:rPr>
          <w:t xml:space="preserve"> </w:t>
        </w:r>
        <w:r w:rsidR="00FB35E8" w:rsidRPr="00FB35E8">
          <w:rPr>
            <w:rFonts w:ascii="Arial" w:hAnsi="Arial"/>
          </w:rPr>
          <w:t xml:space="preserve">the Project representative shall be the </w:t>
        </w:r>
      </w:ins>
      <w:ins w:id="175" w:author="Samantha" w:date="2026-08-31T20:33:00Z" w16du:dateUtc="2026-08-31T12:33:00Z">
        <w:r w:rsidR="00FB35E8" w:rsidRPr="00FB35E8">
          <w:rPr>
            <w:rFonts w:ascii="Arial" w:hAnsi="Arial"/>
          </w:rPr>
          <w:t xml:space="preserve">Project </w:t>
        </w:r>
        <w:r w:rsidR="00FB35E8">
          <w:rPr>
            <w:rFonts w:ascii="Arial" w:hAnsi="Arial"/>
          </w:rPr>
          <w:t>R</w:t>
        </w:r>
        <w:r w:rsidR="00FB35E8" w:rsidRPr="00FB35E8">
          <w:rPr>
            <w:rFonts w:ascii="Arial" w:hAnsi="Arial"/>
          </w:rPr>
          <w:t xml:space="preserve">epresentative </w:t>
        </w:r>
      </w:ins>
      <w:ins w:id="176" w:author="Samantha" w:date="2026-08-31T19:16:00Z" w16du:dateUtc="2026-08-31T11:16:00Z">
        <w:r w:rsidR="00FB35E8" w:rsidRPr="00FB35E8">
          <w:rPr>
            <w:rFonts w:ascii="Arial" w:hAnsi="Arial"/>
          </w:rPr>
          <w:t>named in Section 5 of Schedule 1</w:t>
        </w:r>
      </w:ins>
      <w:del w:id="177" w:author="Samantha" w:date="2026-08-31T19:16:00Z" w16du:dateUtc="2026-08-31T11:16:00Z">
        <w:r w:rsidR="00E920F5" w:rsidDel="00FB35E8">
          <w:rPr>
            <w:rFonts w:ascii="Arial" w:hAnsi="Arial"/>
          </w:rPr>
          <w:delText xml:space="preserve"> Wesley Poh will be the Infineon Project Lead</w:delText>
        </w:r>
      </w:del>
      <w:r w:rsidR="004B70DB" w:rsidRPr="00C1355A">
        <w:rPr>
          <w:rFonts w:ascii="Arial" w:hAnsi="Arial"/>
        </w:rPr>
        <w:t xml:space="preserve">. </w:t>
      </w:r>
      <w:r w:rsidR="000E2856" w:rsidRPr="00C1355A">
        <w:rPr>
          <w:rFonts w:ascii="Arial" w:hAnsi="Arial"/>
        </w:rPr>
        <w:t>If, for any reason, the Principal Investigator</w:t>
      </w:r>
      <w:r w:rsidR="00646DF2">
        <w:rPr>
          <w:rFonts w:ascii="Arial" w:hAnsi="Arial"/>
        </w:rPr>
        <w:t xml:space="preserve"> or the Co-Principal Investigator, as the case may</w:t>
      </w:r>
      <w:ins w:id="178" w:author="Samantha" w:date="2026-08-31T19:01:00Z" w16du:dateUtc="2026-08-31T11:01:00Z">
        <w:r w:rsidR="00FB35E8">
          <w:rPr>
            <w:rFonts w:ascii="Arial" w:hAnsi="Arial"/>
          </w:rPr>
          <w:t xml:space="preserve"> </w:t>
        </w:r>
      </w:ins>
      <w:r w:rsidR="00646DF2">
        <w:rPr>
          <w:rFonts w:ascii="Arial" w:hAnsi="Arial"/>
        </w:rPr>
        <w:t>be,</w:t>
      </w:r>
      <w:r w:rsidR="000E2856" w:rsidRPr="00C1355A">
        <w:rPr>
          <w:rFonts w:ascii="Arial" w:hAnsi="Arial"/>
        </w:rPr>
        <w:t xml:space="preserve"> is unable to continue</w:t>
      </w:r>
      <w:r w:rsidR="00DE6FA3" w:rsidRPr="00C1355A">
        <w:rPr>
          <w:rFonts w:ascii="Arial" w:hAnsi="Arial"/>
        </w:rPr>
        <w:t xml:space="preserve"> to serve under the Project, </w:t>
      </w:r>
      <w:r w:rsidR="00DE6FA3" w:rsidRPr="009A3D24">
        <w:rPr>
          <w:rFonts w:ascii="Arial" w:hAnsi="Arial"/>
        </w:rPr>
        <w:t>Ngee Ann Polytechnic</w:t>
      </w:r>
      <w:r w:rsidR="00646DF2">
        <w:rPr>
          <w:rFonts w:ascii="Arial" w:hAnsi="Arial"/>
        </w:rPr>
        <w:t>, as the case may</w:t>
      </w:r>
      <w:ins w:id="179" w:author="Samantha" w:date="2026-08-31T19:01:00Z" w16du:dateUtc="2026-08-31T11:01:00Z">
        <w:r w:rsidR="00FB35E8">
          <w:rPr>
            <w:rFonts w:ascii="Arial" w:hAnsi="Arial"/>
          </w:rPr>
          <w:t xml:space="preserve"> </w:t>
        </w:r>
      </w:ins>
      <w:r w:rsidR="00646DF2">
        <w:rPr>
          <w:rFonts w:ascii="Arial" w:hAnsi="Arial"/>
        </w:rPr>
        <w:t>be,</w:t>
      </w:r>
      <w:r w:rsidR="000E2856" w:rsidRPr="00C1355A">
        <w:rPr>
          <w:rFonts w:ascii="Arial" w:hAnsi="Arial"/>
        </w:rPr>
        <w:t xml:space="preserve"> shall</w:t>
      </w:r>
      <w:r w:rsidR="000E2856">
        <w:rPr>
          <w:rFonts w:ascii="Arial" w:hAnsi="Arial"/>
        </w:rPr>
        <w:t xml:space="preserve"> identify a successor to assume the responsibility of Principal Investigator</w:t>
      </w:r>
      <w:r w:rsidR="00646DF2">
        <w:rPr>
          <w:rFonts w:ascii="Arial" w:hAnsi="Arial"/>
        </w:rPr>
        <w:t xml:space="preserve"> or the Co-Principal Investigator, as the case may</w:t>
      </w:r>
      <w:ins w:id="180" w:author="Samantha" w:date="2026-08-31T19:17:00Z" w16du:dateUtc="2026-08-31T11:17:00Z">
        <w:r w:rsidR="00FB35E8">
          <w:rPr>
            <w:rFonts w:ascii="Arial" w:hAnsi="Arial"/>
          </w:rPr>
          <w:t xml:space="preserve"> </w:t>
        </w:r>
      </w:ins>
      <w:r w:rsidR="00646DF2">
        <w:rPr>
          <w:rFonts w:ascii="Arial" w:hAnsi="Arial"/>
        </w:rPr>
        <w:t>be</w:t>
      </w:r>
      <w:r w:rsidR="000E2856">
        <w:rPr>
          <w:rFonts w:ascii="Arial" w:hAnsi="Arial"/>
        </w:rPr>
        <w:t>. If</w:t>
      </w:r>
      <w:r w:rsidR="00DE6FA3">
        <w:rPr>
          <w:rFonts w:ascii="Arial" w:hAnsi="Arial"/>
        </w:rPr>
        <w:t xml:space="preserve"> the successor acceptable to </w:t>
      </w:r>
      <w:ins w:id="181" w:author="Samantha" w:date="2026-08-31T19:17:00Z" w16du:dateUtc="2026-08-31T11:17:00Z">
        <w:r w:rsidR="00FB35E8">
          <w:rPr>
            <w:rFonts w:ascii="Arial" w:hAnsi="Arial"/>
          </w:rPr>
          <w:t xml:space="preserve">both </w:t>
        </w:r>
      </w:ins>
      <w:r w:rsidR="00DE6FA3">
        <w:rPr>
          <w:rFonts w:ascii="Arial" w:hAnsi="Arial"/>
        </w:rPr>
        <w:t xml:space="preserve">Ngee Ann Polytechnic and </w:t>
      </w:r>
      <w:r w:rsidR="004C588A">
        <w:rPr>
          <w:rFonts w:ascii="Arial" w:hAnsi="Arial"/>
        </w:rPr>
        <w:t>Company</w:t>
      </w:r>
      <w:r w:rsidR="00382161">
        <w:rPr>
          <w:rFonts w:ascii="Arial" w:hAnsi="Arial"/>
        </w:rPr>
        <w:t xml:space="preserve"> </w:t>
      </w:r>
      <w:r w:rsidR="000E2856">
        <w:rPr>
          <w:rFonts w:ascii="Arial" w:hAnsi="Arial"/>
        </w:rPr>
        <w:t>is not appointed within</w:t>
      </w:r>
      <w:r w:rsidR="00A664D9">
        <w:rPr>
          <w:rFonts w:ascii="Arial" w:hAnsi="Arial"/>
        </w:rPr>
        <w:t xml:space="preserve"> thirty</w:t>
      </w:r>
      <w:r w:rsidR="000E2856">
        <w:rPr>
          <w:rFonts w:ascii="Arial" w:hAnsi="Arial"/>
        </w:rPr>
        <w:t xml:space="preserve"> </w:t>
      </w:r>
      <w:r w:rsidR="00A664D9">
        <w:rPr>
          <w:rFonts w:ascii="Arial" w:hAnsi="Arial"/>
        </w:rPr>
        <w:t>(</w:t>
      </w:r>
      <w:r w:rsidR="000E2856">
        <w:rPr>
          <w:rFonts w:ascii="Arial" w:hAnsi="Arial"/>
        </w:rPr>
        <w:t>30</w:t>
      </w:r>
      <w:r w:rsidR="00A664D9">
        <w:rPr>
          <w:rFonts w:ascii="Arial" w:hAnsi="Arial"/>
        </w:rPr>
        <w:t>)</w:t>
      </w:r>
      <w:r w:rsidR="000E2856">
        <w:rPr>
          <w:rFonts w:ascii="Arial" w:hAnsi="Arial"/>
        </w:rPr>
        <w:t xml:space="preserve"> days of the unavailability of the Principal Investigator</w:t>
      </w:r>
      <w:r w:rsidR="00646DF2">
        <w:rPr>
          <w:rFonts w:ascii="Arial" w:hAnsi="Arial"/>
        </w:rPr>
        <w:t xml:space="preserve"> or the Co-Principal Investigator, as the case may</w:t>
      </w:r>
      <w:r w:rsidR="004B70DB">
        <w:rPr>
          <w:rFonts w:ascii="Arial" w:hAnsi="Arial"/>
        </w:rPr>
        <w:t xml:space="preserve"> </w:t>
      </w:r>
      <w:r w:rsidR="00646DF2">
        <w:rPr>
          <w:rFonts w:ascii="Arial" w:hAnsi="Arial"/>
        </w:rPr>
        <w:t>be,</w:t>
      </w:r>
      <w:r w:rsidR="000E2856">
        <w:rPr>
          <w:rFonts w:ascii="Arial" w:hAnsi="Arial"/>
        </w:rPr>
        <w:t xml:space="preserve"> this Agreement </w:t>
      </w:r>
      <w:del w:id="182" w:author="Samantha" w:date="2026-09-02T16:54:00Z" w16du:dateUtc="2026-09-02T08:54:00Z">
        <w:r w:rsidR="000E2856" w:rsidDel="00FC1103">
          <w:rPr>
            <w:rFonts w:ascii="Arial" w:hAnsi="Arial"/>
          </w:rPr>
          <w:delText xml:space="preserve">shall </w:delText>
        </w:r>
      </w:del>
      <w:ins w:id="183" w:author="Samantha" w:date="2026-09-02T16:54:00Z" w16du:dateUtc="2026-09-02T08:54:00Z">
        <w:r w:rsidR="00FC1103">
          <w:rPr>
            <w:rFonts w:ascii="Arial" w:hAnsi="Arial"/>
          </w:rPr>
          <w:t>may</w:t>
        </w:r>
        <w:commentRangeStart w:id="184"/>
        <w:r w:rsidR="00FC1103">
          <w:rPr>
            <w:rFonts w:ascii="Arial" w:hAnsi="Arial"/>
          </w:rPr>
          <w:t xml:space="preserve"> </w:t>
        </w:r>
      </w:ins>
      <w:commentRangeEnd w:id="184"/>
      <w:r w:rsidR="00F06677">
        <w:rPr>
          <w:rStyle w:val="CommentReference"/>
          <w:rFonts w:ascii="Arial" w:hAnsi="Arial"/>
          <w:sz w:val="20"/>
          <w:szCs w:val="20"/>
        </w:rPr>
        <w:commentReference w:id="184"/>
      </w:r>
      <w:r w:rsidR="000E2856">
        <w:rPr>
          <w:rFonts w:ascii="Arial" w:hAnsi="Arial"/>
        </w:rPr>
        <w:t>be terminated</w:t>
      </w:r>
      <w:ins w:id="185" w:author="Samantha" w:date="2026-09-02T16:54:00Z" w16du:dateUtc="2026-09-02T08:54:00Z">
        <w:r w:rsidR="00FC1103">
          <w:rPr>
            <w:rFonts w:ascii="Arial" w:hAnsi="Arial"/>
          </w:rPr>
          <w:t xml:space="preserve"> by either Party</w:t>
        </w:r>
      </w:ins>
      <w:r w:rsidR="004B70DB">
        <w:rPr>
          <w:rFonts w:ascii="Arial" w:hAnsi="Arial"/>
        </w:rPr>
        <w:t>,</w:t>
      </w:r>
      <w:r w:rsidR="00A9757D">
        <w:rPr>
          <w:rFonts w:ascii="Arial" w:hAnsi="Arial"/>
        </w:rPr>
        <w:t xml:space="preserve"> and the provisions of </w:t>
      </w:r>
      <w:r w:rsidR="00A9757D" w:rsidRPr="00CE69BA">
        <w:rPr>
          <w:rFonts w:ascii="Arial" w:hAnsi="Arial"/>
          <w:highlight w:val="yellow"/>
        </w:rPr>
        <w:t>Clause 15</w:t>
      </w:r>
      <w:r w:rsidR="000E2856" w:rsidRPr="00CE69BA">
        <w:rPr>
          <w:rFonts w:ascii="Arial" w:hAnsi="Arial"/>
          <w:highlight w:val="yellow"/>
        </w:rPr>
        <w:t>.2 shall apply</w:t>
      </w:r>
      <w:r w:rsidR="000E2856">
        <w:rPr>
          <w:rFonts w:ascii="Arial" w:hAnsi="Arial"/>
        </w:rPr>
        <w:t>.</w:t>
      </w:r>
      <w:ins w:id="186" w:author="Samantha" w:date="2026-08-31T19:18:00Z" w16du:dateUtc="2026-08-31T11:18:00Z">
        <w:r w:rsidR="00FB35E8">
          <w:rPr>
            <w:rFonts w:ascii="Arial" w:hAnsi="Arial"/>
          </w:rPr>
          <w:t xml:space="preserve"> </w:t>
        </w:r>
        <w:r w:rsidR="00FB35E8" w:rsidRPr="00FB35E8">
          <w:rPr>
            <w:rFonts w:ascii="Arial" w:hAnsi="Arial"/>
          </w:rPr>
          <w:t xml:space="preserve">The Company may replace its Project representative </w:t>
        </w:r>
      </w:ins>
      <w:ins w:id="187" w:author="Samantha" w:date="2026-09-02T16:54:00Z" w16du:dateUtc="2026-09-02T08:54:00Z">
        <w:r w:rsidR="00FC1103" w:rsidRPr="00FB35E8">
          <w:rPr>
            <w:rFonts w:ascii="Arial" w:hAnsi="Arial"/>
          </w:rPr>
          <w:t>with</w:t>
        </w:r>
      </w:ins>
      <w:ins w:id="188" w:author="Samantha" w:date="2026-08-31T19:18:00Z" w16du:dateUtc="2026-08-31T11:18:00Z">
        <w:r w:rsidR="00FB35E8" w:rsidRPr="00FB35E8">
          <w:rPr>
            <w:rFonts w:ascii="Arial" w:hAnsi="Arial"/>
          </w:rPr>
          <w:t xml:space="preserve"> written notice to Ngee Ann Polytechnic.</w:t>
        </w:r>
      </w:ins>
    </w:p>
    <w:p w14:paraId="2974BAC3" w14:textId="77777777" w:rsidR="002D1873" w:rsidRDefault="002D1873" w:rsidP="009A170A">
      <w:pPr>
        <w:spacing w:line="259" w:lineRule="auto"/>
        <w:jc w:val="both"/>
        <w:rPr>
          <w:rFonts w:ascii="Arial" w:hAnsi="Arial"/>
        </w:rPr>
      </w:pPr>
    </w:p>
    <w:p w14:paraId="7E2D9743" w14:textId="77777777" w:rsidR="00DE6FA3" w:rsidRDefault="00DE6FA3" w:rsidP="000E2856">
      <w:pPr>
        <w:spacing w:line="259" w:lineRule="auto"/>
        <w:ind w:left="720" w:hanging="720"/>
        <w:jc w:val="both"/>
        <w:rPr>
          <w:rFonts w:ascii="Arial" w:hAnsi="Arial"/>
        </w:rPr>
      </w:pPr>
    </w:p>
    <w:p w14:paraId="3610F008" w14:textId="77777777" w:rsidR="000E2856" w:rsidRDefault="00C1355A" w:rsidP="00E27BC6">
      <w:pPr>
        <w:pStyle w:val="Heading2"/>
        <w:jc w:val="left"/>
      </w:pPr>
      <w:r>
        <w:t>5</w:t>
      </w:r>
      <w:r w:rsidR="000E2856">
        <w:tab/>
        <w:t>PERIOD OF PERFORMANCE</w:t>
      </w:r>
    </w:p>
    <w:p w14:paraId="42D54523" w14:textId="77777777" w:rsidR="000E2856" w:rsidRDefault="000E2856" w:rsidP="000E2856">
      <w:pPr>
        <w:spacing w:line="259" w:lineRule="auto"/>
        <w:ind w:left="720" w:hanging="720"/>
        <w:jc w:val="both"/>
        <w:rPr>
          <w:rFonts w:ascii="Arial" w:hAnsi="Arial"/>
        </w:rPr>
      </w:pPr>
    </w:p>
    <w:p w14:paraId="0ACA2E94" w14:textId="48C3C648" w:rsidR="000E2856" w:rsidRPr="00A664D9" w:rsidRDefault="00C1355A" w:rsidP="000E2856">
      <w:pPr>
        <w:spacing w:line="259" w:lineRule="auto"/>
        <w:ind w:left="720" w:hanging="720"/>
        <w:jc w:val="both"/>
        <w:rPr>
          <w:rFonts w:ascii="Arial" w:hAnsi="Arial"/>
        </w:rPr>
      </w:pPr>
      <w:r w:rsidRPr="00641795">
        <w:rPr>
          <w:rFonts w:ascii="Arial" w:hAnsi="Arial"/>
        </w:rPr>
        <w:t>5</w:t>
      </w:r>
      <w:r w:rsidR="009A170A" w:rsidRPr="00641795">
        <w:rPr>
          <w:rFonts w:ascii="Arial" w:hAnsi="Arial"/>
        </w:rPr>
        <w:t>.1</w:t>
      </w:r>
      <w:r w:rsidR="000E2856" w:rsidRPr="00641795">
        <w:rPr>
          <w:rFonts w:ascii="Arial" w:hAnsi="Arial"/>
        </w:rPr>
        <w:tab/>
        <w:t xml:space="preserve">This Agreement shall come into force on </w:t>
      </w:r>
      <w:del w:id="189" w:author="Samantha" w:date="2026-08-31T19:19:00Z" w16du:dateUtc="2026-08-31T11:19:00Z">
        <w:r w:rsidR="00ED1039" w:rsidRPr="00641795" w:rsidDel="00FB35E8">
          <w:rPr>
            <w:rFonts w:ascii="Arial" w:hAnsi="Arial"/>
          </w:rPr>
          <w:delText>the Agreement date</w:delText>
        </w:r>
        <w:r w:rsidR="00F16BF1" w:rsidRPr="00641795" w:rsidDel="00FB35E8">
          <w:rPr>
            <w:rFonts w:ascii="Arial" w:hAnsi="Arial"/>
          </w:rPr>
          <w:delText xml:space="preserve"> mentioned in the </w:delText>
        </w:r>
        <w:commentRangeStart w:id="190"/>
        <w:r w:rsidR="00F16BF1" w:rsidRPr="00641795" w:rsidDel="00FB35E8">
          <w:rPr>
            <w:rFonts w:ascii="Arial" w:hAnsi="Arial"/>
          </w:rPr>
          <w:delText>preamble</w:delText>
        </w:r>
        <w:r w:rsidR="000E2856" w:rsidRPr="00641795" w:rsidDel="00FB35E8">
          <w:rPr>
            <w:rFonts w:ascii="Arial" w:hAnsi="Arial"/>
          </w:rPr>
          <w:delText xml:space="preserve"> </w:delText>
        </w:r>
      </w:del>
      <w:commentRangeEnd w:id="190"/>
      <w:r w:rsidR="00F06677" w:rsidRPr="00641795">
        <w:rPr>
          <w:rStyle w:val="CommentReference"/>
          <w:rFonts w:ascii="Arial" w:hAnsi="Arial"/>
          <w:sz w:val="20"/>
          <w:szCs w:val="20"/>
        </w:rPr>
        <w:commentReference w:id="190"/>
      </w:r>
      <w:del w:id="191" w:author="Samantha" w:date="2026-08-31T19:19:00Z" w16du:dateUtc="2026-08-31T11:19:00Z">
        <w:r w:rsidR="00F16BF1" w:rsidRPr="00641795" w:rsidDel="00FB35E8">
          <w:rPr>
            <w:rFonts w:ascii="Arial" w:hAnsi="Arial"/>
          </w:rPr>
          <w:delText xml:space="preserve">on Page 1 </w:delText>
        </w:r>
      </w:del>
      <w:ins w:id="192" w:author="Samantha" w:date="2026-08-31T19:19:00Z" w16du:dateUtc="2026-08-31T11:19:00Z">
        <w:r w:rsidR="00FB35E8" w:rsidRPr="00FE25C6">
          <w:rPr>
            <w:rFonts w:ascii="Arial" w:hAnsi="Arial" w:cs="Arial"/>
          </w:rPr>
          <w:t xml:space="preserve">the last date of the signature of this </w:t>
        </w:r>
        <w:r w:rsidR="00FB35E8">
          <w:rPr>
            <w:rFonts w:ascii="Arial" w:hAnsi="Arial" w:cs="Arial"/>
          </w:rPr>
          <w:t>A</w:t>
        </w:r>
        <w:r w:rsidR="00FB35E8" w:rsidRPr="00FE25C6">
          <w:rPr>
            <w:rFonts w:ascii="Arial" w:hAnsi="Arial" w:cs="Arial"/>
          </w:rPr>
          <w:t xml:space="preserve">greement </w:t>
        </w:r>
      </w:ins>
      <w:ins w:id="193" w:author="Samantha" w:date="2026-08-31T19:21:00Z" w16du:dateUtc="2026-08-31T11:21:00Z">
        <w:r w:rsidR="00FB35E8">
          <w:rPr>
            <w:rFonts w:ascii="Arial" w:hAnsi="Arial" w:cs="Arial"/>
          </w:rPr>
          <w:t>(“</w:t>
        </w:r>
        <w:r w:rsidR="00FB35E8" w:rsidRPr="00037D7C">
          <w:rPr>
            <w:rFonts w:ascii="Arial" w:hAnsi="Arial" w:cs="Arial"/>
            <w:b/>
            <w:bCs/>
          </w:rPr>
          <w:t>Effective Date</w:t>
        </w:r>
        <w:r w:rsidR="00FB35E8">
          <w:rPr>
            <w:rFonts w:ascii="Arial" w:hAnsi="Arial" w:cs="Arial"/>
          </w:rPr>
          <w:t xml:space="preserve">”) </w:t>
        </w:r>
      </w:ins>
      <w:r w:rsidR="000E2856" w:rsidRPr="00641795">
        <w:rPr>
          <w:rFonts w:ascii="Arial" w:hAnsi="Arial"/>
        </w:rPr>
        <w:t xml:space="preserve">and shall continue </w:t>
      </w:r>
      <w:ins w:id="194" w:author="Samantha" w:date="2026-08-31T19:20:00Z" w16du:dateUtc="2026-08-31T11:20:00Z">
        <w:r w:rsidR="00FB35E8">
          <w:rPr>
            <w:rFonts w:ascii="Arial" w:hAnsi="Arial"/>
          </w:rPr>
          <w:t>until all Project Deliverables are delivered</w:t>
        </w:r>
      </w:ins>
      <w:del w:id="195" w:author="Samantha" w:date="2026-08-31T19:21:00Z" w16du:dateUtc="2026-08-31T11:21:00Z">
        <w:r w:rsidR="000E2856" w:rsidRPr="00641795" w:rsidDel="00FB35E8">
          <w:rPr>
            <w:rFonts w:ascii="Arial" w:hAnsi="Arial"/>
          </w:rPr>
          <w:delText xml:space="preserve">up to a period of </w:delText>
        </w:r>
      </w:del>
      <w:del w:id="196" w:author="Samantha" w:date="2026-09-02T16:56:00Z" w16du:dateUtc="2026-09-02T08:56:00Z">
        <w:r w:rsidR="009D53EC" w:rsidDel="00FC1103">
          <w:rPr>
            <w:rFonts w:ascii="Arial" w:hAnsi="Arial"/>
          </w:rPr>
          <w:delText xml:space="preserve">twenty one </w:delText>
        </w:r>
        <w:r w:rsidR="00A664D9" w:rsidRPr="00641795" w:rsidDel="00FC1103">
          <w:rPr>
            <w:rFonts w:ascii="Arial" w:hAnsi="Arial" w:cs="Arial"/>
            <w:color w:val="000000"/>
          </w:rPr>
          <w:delText>(</w:delText>
        </w:r>
        <w:r w:rsidR="009D53EC" w:rsidDel="00FC1103">
          <w:rPr>
            <w:rFonts w:ascii="Arial" w:hAnsi="Arial"/>
            <w:u w:val="single"/>
          </w:rPr>
          <w:delText>21</w:delText>
        </w:r>
        <w:r w:rsidR="00A664D9" w:rsidRPr="00641795" w:rsidDel="00FC1103">
          <w:rPr>
            <w:rFonts w:ascii="Arial" w:hAnsi="Arial" w:cs="Arial"/>
            <w:color w:val="000000"/>
          </w:rPr>
          <w:delText>)</w:delText>
        </w:r>
        <w:r w:rsidR="00E6620B" w:rsidRPr="00641795" w:rsidDel="00FC1103">
          <w:rPr>
            <w:rFonts w:ascii="Arial" w:hAnsi="Arial" w:cs="Arial"/>
            <w:color w:val="000000"/>
          </w:rPr>
          <w:delText xml:space="preserve"> </w:delText>
        </w:r>
        <w:r w:rsidR="009D53EC" w:rsidDel="00FC1103">
          <w:rPr>
            <w:rFonts w:ascii="Arial" w:hAnsi="Arial"/>
          </w:rPr>
          <w:delText>months</w:delText>
        </w:r>
      </w:del>
      <w:r w:rsidR="000E2856" w:rsidRPr="00641795">
        <w:rPr>
          <w:rFonts w:ascii="Arial" w:hAnsi="Arial"/>
        </w:rPr>
        <w:t>, unless terminated in accordance with the terms of this Agreement.</w:t>
      </w:r>
    </w:p>
    <w:p w14:paraId="09699599" w14:textId="77777777" w:rsidR="000E2856" w:rsidRDefault="000E2856" w:rsidP="009A170A">
      <w:pPr>
        <w:spacing w:line="259" w:lineRule="auto"/>
        <w:jc w:val="both"/>
        <w:rPr>
          <w:rFonts w:ascii="Arial" w:hAnsi="Arial"/>
        </w:rPr>
      </w:pPr>
    </w:p>
    <w:p w14:paraId="329CBA0B" w14:textId="77777777" w:rsidR="00DE6FA3" w:rsidRDefault="00DE6FA3" w:rsidP="00DE6FA3">
      <w:pPr>
        <w:spacing w:line="259" w:lineRule="auto"/>
        <w:ind w:left="720" w:hanging="720"/>
        <w:jc w:val="both"/>
        <w:rPr>
          <w:rFonts w:ascii="Arial" w:hAnsi="Arial"/>
        </w:rPr>
      </w:pPr>
    </w:p>
    <w:p w14:paraId="4199F8F6" w14:textId="77777777" w:rsidR="002D1873" w:rsidRPr="002D1873" w:rsidRDefault="00C1355A" w:rsidP="00E27BC6">
      <w:pPr>
        <w:pStyle w:val="Heading2"/>
        <w:jc w:val="left"/>
        <w:rPr>
          <w:rFonts w:eastAsia="Arial"/>
          <w:color w:val="000000"/>
        </w:rPr>
      </w:pPr>
      <w:r>
        <w:rPr>
          <w:rFonts w:eastAsia="Arial"/>
          <w:color w:val="000000"/>
        </w:rPr>
        <w:t>6</w:t>
      </w:r>
      <w:r w:rsidR="002D1873" w:rsidRPr="002D1873">
        <w:rPr>
          <w:rFonts w:eastAsia="Arial"/>
          <w:color w:val="000000"/>
        </w:rPr>
        <w:tab/>
      </w:r>
      <w:r w:rsidR="00375F7B" w:rsidRPr="00375F7B">
        <w:t>DETAILS AND CONDITIONS OF PROJECT FUNDING</w:t>
      </w:r>
    </w:p>
    <w:p w14:paraId="4AF0BB5A" w14:textId="77777777" w:rsidR="002D1873" w:rsidRPr="002D1873" w:rsidRDefault="002D1873" w:rsidP="002D1873">
      <w:pPr>
        <w:tabs>
          <w:tab w:val="left" w:pos="720"/>
        </w:tabs>
        <w:spacing w:line="254" w:lineRule="exact"/>
        <w:ind w:left="720" w:right="72" w:hanging="720"/>
        <w:jc w:val="both"/>
        <w:textAlignment w:val="baseline"/>
        <w:rPr>
          <w:rFonts w:ascii="Arial" w:eastAsia="Arial" w:hAnsi="Arial"/>
          <w:color w:val="000000"/>
        </w:rPr>
      </w:pPr>
    </w:p>
    <w:p w14:paraId="10503833" w14:textId="1B047426" w:rsidR="003B0485" w:rsidRPr="00DB75AB" w:rsidRDefault="00C1355A" w:rsidP="003B0485">
      <w:pPr>
        <w:spacing w:line="259" w:lineRule="auto"/>
        <w:ind w:left="720" w:hanging="720"/>
        <w:jc w:val="both"/>
        <w:rPr>
          <w:rFonts w:ascii="Arial" w:hAnsi="Arial" w:cs="Arial"/>
          <w:lang w:val="en-SG"/>
        </w:rPr>
      </w:pPr>
      <w:r>
        <w:rPr>
          <w:rFonts w:ascii="Arial" w:eastAsia="Arial" w:hAnsi="Arial"/>
          <w:color w:val="000000"/>
        </w:rPr>
        <w:t>6</w:t>
      </w:r>
      <w:r w:rsidR="002D1873" w:rsidRPr="002D1873">
        <w:rPr>
          <w:rFonts w:ascii="Arial" w:eastAsia="Arial" w:hAnsi="Arial"/>
          <w:color w:val="000000"/>
        </w:rPr>
        <w:t>.1</w:t>
      </w:r>
      <w:r w:rsidR="002D1873" w:rsidRPr="002D1873">
        <w:rPr>
          <w:rFonts w:ascii="Arial" w:eastAsia="Arial" w:hAnsi="Arial"/>
          <w:color w:val="000000"/>
        </w:rPr>
        <w:tab/>
      </w:r>
      <w:r w:rsidR="003B0485" w:rsidRPr="00DB75AB">
        <w:rPr>
          <w:rFonts w:ascii="Arial" w:eastAsia="Arial" w:hAnsi="Arial"/>
        </w:rPr>
        <w:t xml:space="preserve">This project will be funded by </w:t>
      </w:r>
      <w:r w:rsidR="004B70DB" w:rsidRPr="00DB75AB">
        <w:rPr>
          <w:rFonts w:ascii="Arial" w:eastAsia="Arial" w:hAnsi="Arial" w:cs="Arial"/>
        </w:rPr>
        <w:t>MOE</w:t>
      </w:r>
      <w:r w:rsidR="004B70DB">
        <w:rPr>
          <w:rFonts w:ascii="Arial" w:eastAsia="Arial" w:hAnsi="Arial" w:cs="Arial"/>
        </w:rPr>
        <w:t>'</w:t>
      </w:r>
      <w:r w:rsidR="004B70DB" w:rsidRPr="00DB75AB">
        <w:rPr>
          <w:rFonts w:ascii="Arial" w:eastAsia="Arial" w:hAnsi="Arial" w:cs="Arial"/>
        </w:rPr>
        <w:t>s</w:t>
      </w:r>
      <w:r w:rsidR="004B70DB" w:rsidRPr="00DB75AB">
        <w:rPr>
          <w:rFonts w:ascii="Arial" w:hAnsi="Arial" w:cs="Arial"/>
          <w:lang w:val="en-SG"/>
        </w:rPr>
        <w:t xml:space="preserve"> </w:t>
      </w:r>
      <w:r w:rsidR="00382161" w:rsidRPr="00382161">
        <w:rPr>
          <w:rFonts w:ascii="Arial" w:hAnsi="Arial" w:cs="Arial"/>
          <w:lang w:val="en-SG"/>
        </w:rPr>
        <w:t xml:space="preserve">Innovation Enterprise Office </w:t>
      </w:r>
      <w:r w:rsidR="00382161">
        <w:rPr>
          <w:rFonts w:ascii="Arial" w:hAnsi="Arial" w:cs="Arial"/>
          <w:lang w:val="en-SG"/>
        </w:rPr>
        <w:t>(</w:t>
      </w:r>
      <w:r w:rsidR="005B41AC" w:rsidRPr="00DB75AB">
        <w:rPr>
          <w:rFonts w:ascii="Arial" w:hAnsi="Arial" w:cs="Arial"/>
          <w:lang w:val="en-SG"/>
        </w:rPr>
        <w:t>IEO</w:t>
      </w:r>
      <w:r w:rsidR="005B41AC">
        <w:rPr>
          <w:rFonts w:ascii="Arial" w:hAnsi="Arial" w:cs="Arial"/>
          <w:lang w:val="en-SG"/>
        </w:rPr>
        <w:t>)</w:t>
      </w:r>
      <w:r w:rsidR="005B41AC" w:rsidRPr="005B41AC">
        <w:t xml:space="preserve"> </w:t>
      </w:r>
      <w:r w:rsidR="00083FB3" w:rsidRPr="00083FB3">
        <w:rPr>
          <w:rFonts w:ascii="Arial" w:hAnsi="Arial"/>
          <w:u w:val="single"/>
        </w:rPr>
        <w:t>RIE2030 Decentralised GAP Fund (DGF)</w:t>
      </w:r>
      <w:r w:rsidR="003B0485" w:rsidRPr="00DB75AB">
        <w:rPr>
          <w:rFonts w:ascii="Arial" w:hAnsi="Arial" w:cs="Arial"/>
          <w:lang w:val="en-SG"/>
        </w:rPr>
        <w:t>.</w:t>
      </w:r>
    </w:p>
    <w:p w14:paraId="7088C175" w14:textId="77777777" w:rsidR="003B0485" w:rsidRDefault="003B0485" w:rsidP="00B37E22">
      <w:pPr>
        <w:spacing w:line="259" w:lineRule="auto"/>
        <w:ind w:left="720" w:hanging="720"/>
        <w:jc w:val="both"/>
        <w:rPr>
          <w:rFonts w:ascii="Arial" w:eastAsia="Arial" w:hAnsi="Arial"/>
          <w:color w:val="000000"/>
          <w:lang w:val="en-SG"/>
        </w:rPr>
      </w:pPr>
    </w:p>
    <w:p w14:paraId="4972A9E7" w14:textId="6CDE1A0A" w:rsidR="00A84ECD" w:rsidRDefault="003B0485" w:rsidP="00A84ECD">
      <w:pPr>
        <w:spacing w:line="259" w:lineRule="auto"/>
        <w:ind w:left="720" w:hanging="720"/>
        <w:jc w:val="both"/>
        <w:rPr>
          <w:rFonts w:ascii="Arial" w:eastAsia="Arial" w:hAnsi="Arial"/>
          <w:color w:val="000000"/>
        </w:rPr>
      </w:pPr>
      <w:r>
        <w:rPr>
          <w:rFonts w:ascii="Arial" w:eastAsia="Arial" w:hAnsi="Arial"/>
          <w:color w:val="000000"/>
          <w:lang w:val="en-SG"/>
        </w:rPr>
        <w:t>6.2</w:t>
      </w:r>
      <w:r>
        <w:rPr>
          <w:rFonts w:ascii="Arial" w:eastAsia="Arial" w:hAnsi="Arial"/>
          <w:color w:val="000000"/>
          <w:lang w:val="en-SG"/>
        </w:rPr>
        <w:tab/>
      </w:r>
      <w:r w:rsidR="002D1873" w:rsidRPr="002D1873">
        <w:rPr>
          <w:rFonts w:ascii="Arial" w:eastAsia="Arial" w:hAnsi="Arial"/>
          <w:color w:val="000000"/>
        </w:rPr>
        <w:t>Unless othe</w:t>
      </w:r>
      <w:r w:rsidR="00207127">
        <w:rPr>
          <w:rFonts w:ascii="Arial" w:eastAsia="Arial" w:hAnsi="Arial"/>
          <w:color w:val="000000"/>
        </w:rPr>
        <w:t>rwise specified in this Agreement</w:t>
      </w:r>
      <w:r w:rsidR="002D1873" w:rsidRPr="002D1873">
        <w:rPr>
          <w:rFonts w:ascii="Arial" w:eastAsia="Arial" w:hAnsi="Arial"/>
          <w:color w:val="000000"/>
        </w:rPr>
        <w:t xml:space="preserve">, </w:t>
      </w:r>
      <w:r w:rsidR="00B37E22">
        <w:rPr>
          <w:rFonts w:ascii="Arial" w:eastAsia="Arial" w:hAnsi="Arial"/>
          <w:color w:val="000000"/>
        </w:rPr>
        <w:t>the</w:t>
      </w:r>
      <w:r w:rsidR="00B37E22">
        <w:rPr>
          <w:rFonts w:ascii="Arial" w:hAnsi="Arial"/>
        </w:rPr>
        <w:t xml:space="preserve"> Parties shall provide the relevant funding and/or financial contribution to the Project in accordance with</w:t>
      </w:r>
      <w:r w:rsidR="00C1355A">
        <w:rPr>
          <w:rFonts w:ascii="Arial" w:hAnsi="Arial"/>
        </w:rPr>
        <w:t xml:space="preserve"> </w:t>
      </w:r>
      <w:r w:rsidR="00C1355A" w:rsidRPr="0014418A">
        <w:rPr>
          <w:rFonts w:ascii="Arial" w:hAnsi="Arial"/>
          <w:b/>
        </w:rPr>
        <w:t>Schedule 2</w:t>
      </w:r>
      <w:r w:rsidR="00C1355A">
        <w:rPr>
          <w:rFonts w:ascii="Arial" w:hAnsi="Arial"/>
        </w:rPr>
        <w:t xml:space="preserve"> to this Agreement. </w:t>
      </w:r>
      <w:r w:rsidR="00C1355A">
        <w:rPr>
          <w:rFonts w:ascii="Arial" w:eastAsia="Arial" w:hAnsi="Arial"/>
          <w:color w:val="000000"/>
        </w:rPr>
        <w:t>Wh</w:t>
      </w:r>
      <w:r w:rsidR="002D1873" w:rsidRPr="002D1873">
        <w:rPr>
          <w:rFonts w:ascii="Arial" w:eastAsia="Arial" w:hAnsi="Arial"/>
          <w:color w:val="000000"/>
        </w:rPr>
        <w:t xml:space="preserve">enever </w:t>
      </w:r>
      <w:r w:rsidR="00375F7B">
        <w:rPr>
          <w:rFonts w:ascii="Arial" w:eastAsia="Arial" w:hAnsi="Arial"/>
          <w:color w:val="000000"/>
        </w:rPr>
        <w:t>any Party</w:t>
      </w:r>
      <w:r w:rsidR="002D1873" w:rsidRPr="002D1873">
        <w:rPr>
          <w:rFonts w:ascii="Arial" w:eastAsia="Arial" w:hAnsi="Arial"/>
          <w:color w:val="000000"/>
        </w:rPr>
        <w:t xml:space="preserve"> is entitled to payment </w:t>
      </w:r>
      <w:r w:rsidR="00375F7B">
        <w:rPr>
          <w:rFonts w:ascii="Arial" w:eastAsia="Arial" w:hAnsi="Arial"/>
          <w:color w:val="000000"/>
        </w:rPr>
        <w:t>from the other Party</w:t>
      </w:r>
      <w:r w:rsidR="002D1873" w:rsidRPr="002D1873">
        <w:rPr>
          <w:rFonts w:ascii="Arial" w:eastAsia="Arial" w:hAnsi="Arial"/>
          <w:color w:val="000000"/>
        </w:rPr>
        <w:t>, the Party entitled to payment shall issue an invo</w:t>
      </w:r>
      <w:r w:rsidR="00375F7B">
        <w:rPr>
          <w:rFonts w:ascii="Arial" w:eastAsia="Arial" w:hAnsi="Arial"/>
          <w:color w:val="000000"/>
        </w:rPr>
        <w:t>ice and the other Party</w:t>
      </w:r>
      <w:r w:rsidR="002D1873" w:rsidRPr="002D1873">
        <w:rPr>
          <w:rFonts w:ascii="Arial" w:eastAsia="Arial" w:hAnsi="Arial"/>
          <w:color w:val="000000"/>
        </w:rPr>
        <w:t xml:space="preserve"> shall </w:t>
      </w:r>
      <w:commentRangeStart w:id="197"/>
      <w:r w:rsidR="002D1873" w:rsidRPr="002D1873">
        <w:rPr>
          <w:rFonts w:ascii="Arial" w:eastAsia="Arial" w:hAnsi="Arial"/>
          <w:color w:val="000000"/>
        </w:rPr>
        <w:t>pay</w:t>
      </w:r>
      <w:commentRangeEnd w:id="197"/>
      <w:r w:rsidR="00F06677" w:rsidRPr="002D1873">
        <w:rPr>
          <w:rStyle w:val="CommentReference"/>
          <w:rFonts w:ascii="Arial" w:eastAsia="Arial" w:hAnsi="Arial"/>
          <w:color w:val="000000"/>
          <w:sz w:val="20"/>
          <w:szCs w:val="20"/>
        </w:rPr>
        <w:commentReference w:id="197"/>
      </w:r>
      <w:r w:rsidR="002D1873" w:rsidRPr="002D1873">
        <w:rPr>
          <w:rFonts w:ascii="Arial" w:eastAsia="Arial" w:hAnsi="Arial"/>
          <w:color w:val="000000"/>
        </w:rPr>
        <w:t xml:space="preserve"> </w:t>
      </w:r>
      <w:ins w:id="198" w:author="Samantha" w:date="2026-08-31T19:24:00Z" w16du:dateUtc="2026-08-31T11:24:00Z">
        <w:r w:rsidR="00FB35E8">
          <w:rPr>
            <w:rFonts w:ascii="Arial" w:eastAsia="Arial" w:hAnsi="Arial"/>
            <w:color w:val="000000"/>
          </w:rPr>
          <w:t xml:space="preserve">the undisputed amount of </w:t>
        </w:r>
      </w:ins>
      <w:r w:rsidR="002D1873" w:rsidRPr="002D1873">
        <w:rPr>
          <w:rFonts w:ascii="Arial" w:eastAsia="Arial" w:hAnsi="Arial"/>
          <w:color w:val="000000"/>
        </w:rPr>
        <w:t xml:space="preserve">such invoice </w:t>
      </w:r>
      <w:r w:rsidR="002D1873" w:rsidRPr="00956F38">
        <w:rPr>
          <w:rFonts w:ascii="Arial" w:eastAsia="Arial" w:hAnsi="Arial"/>
          <w:color w:val="000000"/>
        </w:rPr>
        <w:t xml:space="preserve">within </w:t>
      </w:r>
      <w:del w:id="199" w:author="Samantha" w:date="2026-08-31T19:25:00Z" w16du:dateUtc="2026-08-31T11:25:00Z">
        <w:r w:rsidR="002D1873" w:rsidRPr="00956F38" w:rsidDel="00FB35E8">
          <w:rPr>
            <w:rFonts w:ascii="Arial" w:eastAsia="Arial" w:hAnsi="Arial"/>
            <w:color w:val="000000"/>
          </w:rPr>
          <w:delText xml:space="preserve">thirty (30) </w:delText>
        </w:r>
      </w:del>
      <w:ins w:id="200" w:author="Samantha" w:date="2026-08-31T19:25:00Z" w16du:dateUtc="2026-08-31T11:25:00Z">
        <w:r w:rsidR="00FB35E8">
          <w:rPr>
            <w:rFonts w:ascii="Arial" w:eastAsia="Arial" w:hAnsi="Arial"/>
            <w:color w:val="000000"/>
          </w:rPr>
          <w:t xml:space="preserve">sixty (60) </w:t>
        </w:r>
      </w:ins>
      <w:r w:rsidR="002D1873" w:rsidRPr="00956F38">
        <w:rPr>
          <w:rFonts w:ascii="Arial" w:eastAsia="Arial" w:hAnsi="Arial"/>
          <w:color w:val="000000"/>
        </w:rPr>
        <w:t>day</w:t>
      </w:r>
      <w:r w:rsidR="00956F38">
        <w:rPr>
          <w:rFonts w:ascii="Arial" w:eastAsia="Arial" w:hAnsi="Arial"/>
          <w:color w:val="000000"/>
        </w:rPr>
        <w:t>s</w:t>
      </w:r>
      <w:r w:rsidR="002D1873" w:rsidRPr="00956F38">
        <w:rPr>
          <w:rFonts w:ascii="Arial" w:eastAsia="Arial" w:hAnsi="Arial"/>
          <w:color w:val="000000"/>
        </w:rPr>
        <w:t xml:space="preserve"> </w:t>
      </w:r>
      <w:r w:rsidR="00956F38" w:rsidRPr="00956F38">
        <w:rPr>
          <w:rFonts w:ascii="Arial" w:eastAsia="Arial" w:hAnsi="Arial"/>
          <w:color w:val="000000"/>
        </w:rPr>
        <w:t>from</w:t>
      </w:r>
      <w:r w:rsidR="00956F38">
        <w:rPr>
          <w:rFonts w:ascii="Arial" w:eastAsia="Arial" w:hAnsi="Arial"/>
          <w:color w:val="000000"/>
        </w:rPr>
        <w:t xml:space="preserve"> </w:t>
      </w:r>
      <w:r w:rsidR="00956F38" w:rsidRPr="002D1873">
        <w:rPr>
          <w:rFonts w:ascii="Arial" w:eastAsia="Arial" w:hAnsi="Arial"/>
          <w:color w:val="000000"/>
        </w:rPr>
        <w:t>the</w:t>
      </w:r>
      <w:r w:rsidR="002D1873" w:rsidRPr="002D1873">
        <w:rPr>
          <w:rFonts w:ascii="Arial" w:eastAsia="Arial" w:hAnsi="Arial"/>
          <w:color w:val="000000"/>
        </w:rPr>
        <w:t xml:space="preserve"> </w:t>
      </w:r>
      <w:r w:rsidR="00DA0F0D">
        <w:rPr>
          <w:rFonts w:ascii="Arial" w:eastAsia="Arial" w:hAnsi="Arial"/>
          <w:color w:val="000000"/>
        </w:rPr>
        <w:t xml:space="preserve">date of </w:t>
      </w:r>
      <w:r w:rsidR="002D1873" w:rsidRPr="002D1873">
        <w:rPr>
          <w:rFonts w:ascii="Arial" w:eastAsia="Arial" w:hAnsi="Arial"/>
          <w:color w:val="000000"/>
        </w:rPr>
        <w:t>invoice.</w:t>
      </w:r>
      <w:r w:rsidR="00FE5070">
        <w:rPr>
          <w:rFonts w:ascii="Arial" w:eastAsia="Arial" w:hAnsi="Arial"/>
          <w:color w:val="000000"/>
        </w:rPr>
        <w:t xml:space="preserve"> </w:t>
      </w:r>
      <w:ins w:id="201" w:author="Samantha" w:date="2026-08-31T19:25:00Z" w16du:dateUtc="2026-08-31T11:25:00Z">
        <w:r w:rsidR="00FB35E8">
          <w:rPr>
            <w:rFonts w:ascii="Arial" w:eastAsia="Arial" w:hAnsi="Arial"/>
            <w:color w:val="000000"/>
          </w:rPr>
          <w:t xml:space="preserve">The invoiced Party may withhold any genuinely </w:t>
        </w:r>
      </w:ins>
      <w:ins w:id="202" w:author="Samantha" w:date="2026-08-31T19:26:00Z" w16du:dateUtc="2026-08-31T11:26:00Z">
        <w:r w:rsidR="00FB35E8">
          <w:rPr>
            <w:rFonts w:ascii="Arial" w:eastAsia="Arial" w:hAnsi="Arial"/>
            <w:color w:val="000000"/>
          </w:rPr>
          <w:t xml:space="preserve">disputed amount while the Parties seek to resolve the dispute. </w:t>
        </w:r>
      </w:ins>
      <w:commentRangeStart w:id="203"/>
      <w:ins w:id="204" w:author="Samantha" w:date="2026-08-31T19:23:00Z" w16du:dateUtc="2026-08-31T11:23:00Z">
        <w:r w:rsidR="00FB35E8">
          <w:rPr>
            <w:rFonts w:ascii="Arial" w:eastAsia="Arial" w:hAnsi="Arial"/>
            <w:color w:val="000000"/>
          </w:rPr>
          <w:t>For</w:t>
        </w:r>
      </w:ins>
      <w:commentRangeEnd w:id="203"/>
      <w:r w:rsidR="00F06677">
        <w:rPr>
          <w:rStyle w:val="CommentReference"/>
          <w:rFonts w:ascii="Arial" w:eastAsia="Arial" w:hAnsi="Arial"/>
          <w:color w:val="000000"/>
          <w:sz w:val="20"/>
          <w:szCs w:val="20"/>
        </w:rPr>
        <w:commentReference w:id="203"/>
      </w:r>
      <w:ins w:id="205" w:author="Samantha" w:date="2026-08-31T19:23:00Z" w16du:dateUtc="2026-08-31T11:23:00Z">
        <w:r w:rsidR="00FB35E8">
          <w:rPr>
            <w:rFonts w:ascii="Arial" w:eastAsia="Arial" w:hAnsi="Arial"/>
            <w:color w:val="000000"/>
          </w:rPr>
          <w:t xml:space="preserve"> the avoidance of doubt, each Party </w:t>
        </w:r>
        <w:r w:rsidR="00FB35E8" w:rsidRPr="00FB35E8">
          <w:rPr>
            <w:rFonts w:ascii="Arial" w:eastAsia="Arial" w:hAnsi="Arial"/>
            <w:color w:val="000000"/>
          </w:rPr>
          <w:t>shall have no cash contribution or payment obligation unless an amount and payment schedule are expressly stated in Schedule 2 or separately agreed in writing by authorised representatives of the Parties</w:t>
        </w:r>
      </w:ins>
      <w:ins w:id="206" w:author="Samantha" w:date="2026-08-31T19:24:00Z" w16du:dateUtc="2026-08-31T11:24:00Z">
        <w:r w:rsidR="00FB35E8">
          <w:rPr>
            <w:rFonts w:ascii="Arial" w:eastAsia="Arial" w:hAnsi="Arial"/>
            <w:color w:val="000000"/>
          </w:rPr>
          <w:t>.</w:t>
        </w:r>
      </w:ins>
    </w:p>
    <w:p w14:paraId="4EECDB42" w14:textId="77777777" w:rsidR="00A84ECD" w:rsidRDefault="00A84ECD" w:rsidP="00A84ECD">
      <w:pPr>
        <w:spacing w:line="259" w:lineRule="auto"/>
        <w:ind w:left="720" w:hanging="720"/>
        <w:jc w:val="both"/>
        <w:rPr>
          <w:rFonts w:ascii="Arial" w:hAnsi="Arial"/>
        </w:rPr>
      </w:pPr>
    </w:p>
    <w:p w14:paraId="3734D769" w14:textId="4F60E70C" w:rsidR="00A84ECD" w:rsidRPr="00A84ECD" w:rsidRDefault="00A84ECD" w:rsidP="00A84ECD">
      <w:pPr>
        <w:spacing w:line="259" w:lineRule="auto"/>
        <w:ind w:left="720" w:hanging="720"/>
        <w:jc w:val="both"/>
        <w:rPr>
          <w:rFonts w:ascii="Arial" w:eastAsia="Arial" w:hAnsi="Arial"/>
          <w:color w:val="000000"/>
        </w:rPr>
      </w:pPr>
      <w:r>
        <w:rPr>
          <w:rFonts w:ascii="Arial" w:hAnsi="Arial"/>
        </w:rPr>
        <w:t xml:space="preserve">6.3 </w:t>
      </w:r>
      <w:r>
        <w:rPr>
          <w:rFonts w:ascii="Arial" w:hAnsi="Arial"/>
        </w:rPr>
        <w:tab/>
      </w:r>
      <w:r w:rsidRPr="00A84ECD">
        <w:rPr>
          <w:rFonts w:ascii="Arial" w:hAnsi="Arial"/>
        </w:rPr>
        <w:t>The Parties shall use reasonable endeavours to attain the objectives of the Project and to ensure</w:t>
      </w:r>
      <w:commentRangeStart w:id="207"/>
      <w:r w:rsidRPr="00A84ECD">
        <w:rPr>
          <w:rFonts w:ascii="Arial" w:hAnsi="Arial"/>
        </w:rPr>
        <w:t xml:space="preserve"> </w:t>
      </w:r>
      <w:commentRangeEnd w:id="207"/>
      <w:r w:rsidR="00F06677">
        <w:rPr>
          <w:rStyle w:val="CommentReference"/>
          <w:rFonts w:ascii="Arial" w:hAnsi="Arial"/>
          <w:sz w:val="20"/>
          <w:szCs w:val="20"/>
        </w:rPr>
        <w:commentReference w:id="207"/>
      </w:r>
      <w:ins w:id="208" w:author="Samantha" w:date="2026-08-31T19:27:00Z" w16du:dateUtc="2026-08-31T11:27:00Z">
        <w:r w:rsidR="00FB35E8">
          <w:rPr>
            <w:rFonts w:ascii="Arial" w:hAnsi="Arial"/>
          </w:rPr>
          <w:t xml:space="preserve">their respective obligations </w:t>
        </w:r>
      </w:ins>
      <w:del w:id="209" w:author="Samantha" w:date="2026-08-31T19:28:00Z" w16du:dateUtc="2026-08-31T11:28:00Z">
        <w:r w:rsidRPr="00A84ECD" w:rsidDel="00FB35E8">
          <w:rPr>
            <w:rFonts w:ascii="Arial" w:hAnsi="Arial"/>
          </w:rPr>
          <w:delText xml:space="preserve">that </w:delText>
        </w:r>
      </w:del>
      <w:ins w:id="210" w:author="Samantha" w:date="2026-08-31T19:28:00Z" w16du:dateUtc="2026-08-31T11:28:00Z">
        <w:r w:rsidR="00FB35E8">
          <w:rPr>
            <w:rFonts w:ascii="Arial" w:hAnsi="Arial"/>
          </w:rPr>
          <w:t xml:space="preserve">related to </w:t>
        </w:r>
      </w:ins>
      <w:r w:rsidRPr="00A84ECD">
        <w:rPr>
          <w:rFonts w:ascii="Arial" w:hAnsi="Arial"/>
        </w:rPr>
        <w:t>the deliverables as set out in the Project Plan are</w:t>
      </w:r>
      <w:ins w:id="211" w:author="Samantha" w:date="2026-08-31T19:28:00Z" w16du:dateUtc="2026-08-31T11:28:00Z">
        <w:r w:rsidR="00FB35E8">
          <w:rPr>
            <w:rFonts w:ascii="Arial" w:hAnsi="Arial"/>
          </w:rPr>
          <w:t xml:space="preserve"> performed</w:t>
        </w:r>
      </w:ins>
      <w:del w:id="212" w:author="Samantha" w:date="2026-08-31T19:28:00Z" w16du:dateUtc="2026-08-31T11:28:00Z">
        <w:r w:rsidRPr="00A84ECD" w:rsidDel="00FB35E8">
          <w:rPr>
            <w:rFonts w:ascii="Arial" w:hAnsi="Arial"/>
          </w:rPr>
          <w:delText xml:space="preserve"> met</w:delText>
        </w:r>
      </w:del>
      <w:r w:rsidR="004B70DB">
        <w:rPr>
          <w:rFonts w:ascii="Arial" w:hAnsi="Arial"/>
        </w:rPr>
        <w:t>,</w:t>
      </w:r>
      <w:r w:rsidRPr="00A84ECD">
        <w:rPr>
          <w:rFonts w:ascii="Arial" w:hAnsi="Arial"/>
        </w:rPr>
        <w:t xml:space="preserve"> and </w:t>
      </w:r>
      <w:ins w:id="213" w:author="Samantha" w:date="2026-08-31T19:28:00Z" w16du:dateUtc="2026-08-31T11:28:00Z">
        <w:r w:rsidR="00FB35E8">
          <w:rPr>
            <w:rFonts w:ascii="Arial" w:hAnsi="Arial"/>
          </w:rPr>
          <w:t xml:space="preserve">Ngee Ann </w:t>
        </w:r>
      </w:ins>
      <w:ins w:id="214" w:author="Samantha" w:date="2026-08-31T19:29:00Z" w16du:dateUtc="2026-08-31T11:29:00Z">
        <w:r w:rsidR="00FB35E8">
          <w:rPr>
            <w:rFonts w:ascii="Arial" w:hAnsi="Arial"/>
          </w:rPr>
          <w:t xml:space="preserve">Polytechnic shall prepare </w:t>
        </w:r>
      </w:ins>
      <w:r w:rsidRPr="00A84ECD">
        <w:rPr>
          <w:rFonts w:ascii="Arial" w:hAnsi="Arial"/>
        </w:rPr>
        <w:t xml:space="preserve">the final report with the contents as set out in </w:t>
      </w:r>
      <w:r w:rsidRPr="00A84ECD">
        <w:rPr>
          <w:rFonts w:ascii="Arial" w:hAnsi="Arial"/>
          <w:b/>
        </w:rPr>
        <w:t>Schedule 5</w:t>
      </w:r>
      <w:r w:rsidRPr="00A84ECD">
        <w:rPr>
          <w:rFonts w:ascii="Arial" w:hAnsi="Arial"/>
        </w:rPr>
        <w:t xml:space="preserve"> annexed hereto </w:t>
      </w:r>
      <w:ins w:id="215" w:author="Samantha" w:date="2026-08-31T19:29:00Z" w16du:dateUtc="2026-08-31T11:29:00Z">
        <w:r w:rsidR="00FB35E8">
          <w:rPr>
            <w:rFonts w:ascii="Arial" w:hAnsi="Arial"/>
          </w:rPr>
          <w:t>and provide it to the Company for review</w:t>
        </w:r>
      </w:ins>
      <w:ins w:id="216" w:author="Samantha" w:date="2026-08-31T19:30:00Z" w16du:dateUtc="2026-08-31T11:30:00Z">
        <w:r w:rsidR="00FB35E8">
          <w:rPr>
            <w:rFonts w:ascii="Arial" w:hAnsi="Arial"/>
          </w:rPr>
          <w:t xml:space="preserve">. </w:t>
        </w:r>
        <w:r w:rsidR="00FB35E8" w:rsidRPr="00FB35E8">
          <w:rPr>
            <w:rFonts w:ascii="Arial" w:hAnsi="Arial"/>
          </w:rPr>
          <w:t xml:space="preserve">The Company shall </w:t>
        </w:r>
        <w:r w:rsidR="00FB35E8" w:rsidRPr="00FB35E8">
          <w:rPr>
            <w:rFonts w:ascii="Arial" w:hAnsi="Arial"/>
          </w:rPr>
          <w:lastRenderedPageBreak/>
          <w:t xml:space="preserve">notify </w:t>
        </w:r>
        <w:r w:rsidR="00FB35E8">
          <w:rPr>
            <w:rFonts w:ascii="Arial" w:hAnsi="Arial"/>
          </w:rPr>
          <w:t xml:space="preserve">Ngee Ann Polytechnic </w:t>
        </w:r>
        <w:r w:rsidR="00FB35E8" w:rsidRPr="00FB35E8">
          <w:rPr>
            <w:rFonts w:ascii="Arial" w:hAnsi="Arial"/>
          </w:rPr>
          <w:t xml:space="preserve">within thirty (30) days of receipt of any material non-conformity with the agreed scope or acceptance criteria. </w:t>
        </w:r>
        <w:r w:rsidR="00FB35E8">
          <w:rPr>
            <w:rFonts w:ascii="Arial" w:hAnsi="Arial"/>
          </w:rPr>
          <w:t xml:space="preserve">Ngee Ann Polytechnic </w:t>
        </w:r>
        <w:r w:rsidR="00FB35E8" w:rsidRPr="00FB35E8">
          <w:rPr>
            <w:rFonts w:ascii="Arial" w:hAnsi="Arial"/>
          </w:rPr>
          <w:t xml:space="preserve">shall use reasonable efforts to correct any such material non-conformity </w:t>
        </w:r>
      </w:ins>
      <w:ins w:id="217" w:author="Samantha" w:date="2026-08-31T19:31:00Z" w16du:dateUtc="2026-08-31T11:31:00Z">
        <w:r w:rsidR="00FB35E8">
          <w:rPr>
            <w:rFonts w:ascii="Arial" w:hAnsi="Arial"/>
          </w:rPr>
          <w:t xml:space="preserve">to ensure the Project </w:t>
        </w:r>
      </w:ins>
      <w:r w:rsidRPr="00A84ECD">
        <w:rPr>
          <w:rFonts w:ascii="Arial" w:hAnsi="Arial"/>
        </w:rPr>
        <w:t>is completed to the satisfaction of both Parties.</w:t>
      </w:r>
    </w:p>
    <w:p w14:paraId="0138A393" w14:textId="77777777" w:rsidR="00A84ECD" w:rsidRPr="00A84ECD" w:rsidRDefault="00A84ECD" w:rsidP="00A84ECD">
      <w:pPr>
        <w:spacing w:line="259" w:lineRule="auto"/>
        <w:ind w:left="720" w:hanging="720"/>
        <w:jc w:val="both"/>
        <w:rPr>
          <w:rFonts w:ascii="Arial" w:hAnsi="Arial"/>
        </w:rPr>
      </w:pPr>
    </w:p>
    <w:p w14:paraId="74E7FC5D" w14:textId="6FDDFD27" w:rsidR="00A84ECD" w:rsidRPr="00A84ECD" w:rsidRDefault="001C7E76" w:rsidP="00A84ECD">
      <w:pPr>
        <w:spacing w:line="259" w:lineRule="auto"/>
        <w:ind w:left="720" w:hanging="720"/>
        <w:jc w:val="both"/>
        <w:rPr>
          <w:rFonts w:ascii="Arial" w:hAnsi="Arial"/>
        </w:rPr>
      </w:pPr>
      <w:r>
        <w:rPr>
          <w:rFonts w:ascii="Arial" w:hAnsi="Arial"/>
        </w:rPr>
        <w:t>6.</w:t>
      </w:r>
      <w:del w:id="218" w:author="Samantha" w:date="2026-08-27T17:12:00Z" w16du:dateUtc="2026-08-27T09:12:00Z">
        <w:r w:rsidDel="009E4660">
          <w:rPr>
            <w:rFonts w:ascii="Arial" w:hAnsi="Arial"/>
          </w:rPr>
          <w:delText>5</w:delText>
        </w:r>
      </w:del>
      <w:ins w:id="219" w:author="Samantha" w:date="2026-08-27T17:12:00Z" w16du:dateUtc="2026-08-27T09:12:00Z">
        <w:r w:rsidR="009E4660">
          <w:rPr>
            <w:rFonts w:ascii="Arial" w:hAnsi="Arial"/>
          </w:rPr>
          <w:t>4</w:t>
        </w:r>
      </w:ins>
      <w:r w:rsidR="00A84ECD" w:rsidRPr="00A84ECD">
        <w:rPr>
          <w:rFonts w:ascii="Arial" w:hAnsi="Arial"/>
        </w:rPr>
        <w:tab/>
        <w:t>Unless otherwise</w:t>
      </w:r>
      <w:commentRangeStart w:id="220"/>
      <w:r w:rsidR="00A84ECD" w:rsidRPr="00A84ECD">
        <w:rPr>
          <w:rFonts w:ascii="Arial" w:hAnsi="Arial"/>
        </w:rPr>
        <w:t xml:space="preserve"> </w:t>
      </w:r>
      <w:commentRangeEnd w:id="220"/>
      <w:r w:rsidR="00F06677">
        <w:rPr>
          <w:rStyle w:val="CommentReference"/>
          <w:rFonts w:ascii="Arial" w:hAnsi="Arial"/>
          <w:sz w:val="20"/>
          <w:szCs w:val="20"/>
        </w:rPr>
        <w:commentReference w:id="220"/>
      </w:r>
      <w:ins w:id="221" w:author="Samantha" w:date="2026-09-02T22:00:00Z" w16du:dateUtc="2026-09-02T14:00:00Z">
        <w:r w:rsidR="00D524AE">
          <w:rPr>
            <w:rFonts w:ascii="Arial" w:hAnsi="Arial"/>
          </w:rPr>
          <w:t xml:space="preserve">provided herein or </w:t>
        </w:r>
      </w:ins>
      <w:r w:rsidR="00A84ECD" w:rsidRPr="00A84ECD">
        <w:rPr>
          <w:rFonts w:ascii="Arial" w:hAnsi="Arial"/>
        </w:rPr>
        <w:t>agreed in writing between the Parties, each Party shall bear its own costs and expenses for its contributions to the Project and the fulfillment of its obligations set out in this Agreement.</w:t>
      </w:r>
    </w:p>
    <w:p w14:paraId="02C9844F" w14:textId="77777777" w:rsidR="002D1873" w:rsidRPr="00DE6FA3" w:rsidRDefault="002D1873" w:rsidP="00DE6FA3">
      <w:pPr>
        <w:spacing w:line="259" w:lineRule="auto"/>
        <w:ind w:left="720" w:hanging="720"/>
        <w:jc w:val="both"/>
        <w:rPr>
          <w:rFonts w:ascii="Arial" w:hAnsi="Arial"/>
        </w:rPr>
      </w:pPr>
    </w:p>
    <w:p w14:paraId="07E587C5" w14:textId="77777777" w:rsidR="000E2856" w:rsidRDefault="000E2856" w:rsidP="000E2856">
      <w:pPr>
        <w:spacing w:line="259" w:lineRule="auto"/>
        <w:ind w:left="720" w:hanging="720"/>
        <w:jc w:val="both"/>
        <w:rPr>
          <w:rFonts w:ascii="Arial" w:hAnsi="Arial"/>
        </w:rPr>
      </w:pPr>
    </w:p>
    <w:p w14:paraId="0B964579" w14:textId="77777777" w:rsidR="000E2856" w:rsidRDefault="00A9757D" w:rsidP="00E27BC6">
      <w:pPr>
        <w:pStyle w:val="Heading2"/>
        <w:jc w:val="left"/>
      </w:pPr>
      <w:r>
        <w:t>7</w:t>
      </w:r>
      <w:r w:rsidR="000E2856">
        <w:tab/>
        <w:t>PUBLICATIONS</w:t>
      </w:r>
    </w:p>
    <w:p w14:paraId="1EF3E035" w14:textId="77777777" w:rsidR="000E2856" w:rsidRDefault="000E2856" w:rsidP="000E2856">
      <w:pPr>
        <w:spacing w:line="259" w:lineRule="auto"/>
        <w:ind w:left="720" w:hanging="720"/>
        <w:jc w:val="both"/>
        <w:rPr>
          <w:rFonts w:ascii="Arial" w:hAnsi="Arial"/>
        </w:rPr>
      </w:pPr>
    </w:p>
    <w:p w14:paraId="0CED10C0" w14:textId="7797E807" w:rsidR="000E2856" w:rsidRDefault="00A9757D" w:rsidP="000E2856">
      <w:pPr>
        <w:spacing w:line="259" w:lineRule="auto"/>
        <w:ind w:left="720" w:hanging="720"/>
        <w:jc w:val="both"/>
        <w:rPr>
          <w:rFonts w:ascii="Arial" w:hAnsi="Arial"/>
        </w:rPr>
      </w:pPr>
      <w:r>
        <w:rPr>
          <w:rFonts w:ascii="Arial" w:hAnsi="Arial"/>
        </w:rPr>
        <w:t>7</w:t>
      </w:r>
      <w:r w:rsidR="000E2856">
        <w:rPr>
          <w:rFonts w:ascii="Arial" w:hAnsi="Arial"/>
        </w:rPr>
        <w:t>.1</w:t>
      </w:r>
      <w:r w:rsidR="000E2856">
        <w:rPr>
          <w:rFonts w:ascii="Arial" w:hAnsi="Arial"/>
        </w:rPr>
        <w:tab/>
      </w:r>
      <w:ins w:id="222" w:author="Samantha" w:date="2026-08-31T19:33:00Z" w16du:dateUtc="2026-08-31T11:33:00Z">
        <w:r w:rsidR="00FB35E8" w:rsidRPr="00FB35E8">
          <w:rPr>
            <w:rFonts w:ascii="Arial" w:hAnsi="Arial"/>
          </w:rPr>
          <w:t xml:space="preserve">Subject to this Clause 7, </w:t>
        </w:r>
      </w:ins>
      <w:del w:id="223" w:author="Samantha" w:date="2026-08-31T19:34:00Z" w16du:dateUtc="2026-08-31T11:34:00Z">
        <w:r w:rsidR="000E2856" w:rsidDel="00FB35E8">
          <w:rPr>
            <w:rFonts w:ascii="Arial" w:hAnsi="Arial"/>
          </w:rPr>
          <w:delText xml:space="preserve">Any </w:delText>
        </w:r>
      </w:del>
      <w:ins w:id="224" w:author="Samantha" w:date="2026-08-31T19:34:00Z" w16du:dateUtc="2026-08-31T11:34:00Z">
        <w:r w:rsidR="00FB35E8">
          <w:rPr>
            <w:rFonts w:ascii="Arial" w:hAnsi="Arial"/>
          </w:rPr>
          <w:t xml:space="preserve">each </w:t>
        </w:r>
      </w:ins>
      <w:r w:rsidR="000E2856">
        <w:rPr>
          <w:rFonts w:ascii="Arial" w:hAnsi="Arial"/>
        </w:rPr>
        <w:t>Party may, with the prior written consent of the other, such consent not to be unreasonably withheld, publish or present at any symposia, national, international or regional professional meeting or in any journal, thesis, dissertation, newspaper or otherwise of its own choosing, the findings, methods and results derived from the Project.</w:t>
      </w:r>
    </w:p>
    <w:p w14:paraId="7DA84ADF" w14:textId="77777777" w:rsidR="000E2856" w:rsidRDefault="000E2856" w:rsidP="000E2856">
      <w:pPr>
        <w:spacing w:line="259" w:lineRule="auto"/>
        <w:ind w:left="720" w:hanging="720"/>
        <w:jc w:val="both"/>
        <w:rPr>
          <w:rFonts w:ascii="Arial" w:hAnsi="Arial"/>
        </w:rPr>
      </w:pPr>
    </w:p>
    <w:p w14:paraId="3C4D44E6" w14:textId="2CFEEFC8" w:rsidR="000E2856" w:rsidRDefault="00A9757D" w:rsidP="000E2856">
      <w:pPr>
        <w:spacing w:line="259" w:lineRule="auto"/>
        <w:ind w:left="720" w:hanging="720"/>
        <w:jc w:val="both"/>
        <w:rPr>
          <w:rFonts w:ascii="Arial" w:hAnsi="Arial"/>
        </w:rPr>
      </w:pPr>
      <w:r>
        <w:rPr>
          <w:rFonts w:ascii="Arial" w:hAnsi="Arial"/>
        </w:rPr>
        <w:t>7</w:t>
      </w:r>
      <w:r w:rsidR="000E2856">
        <w:rPr>
          <w:rFonts w:ascii="Arial" w:hAnsi="Arial"/>
        </w:rPr>
        <w:t>.2</w:t>
      </w:r>
      <w:r w:rsidR="000E2856">
        <w:rPr>
          <w:rFonts w:ascii="Arial" w:hAnsi="Arial"/>
        </w:rPr>
        <w:tab/>
        <w:t>The Party intending to make the publication ("</w:t>
      </w:r>
      <w:r w:rsidR="000E2856" w:rsidRPr="008D46E0">
        <w:rPr>
          <w:rFonts w:ascii="Arial" w:hAnsi="Arial"/>
          <w:b/>
        </w:rPr>
        <w:t>the Publishing Party</w:t>
      </w:r>
      <w:r w:rsidR="000E2856">
        <w:rPr>
          <w:rFonts w:ascii="Arial" w:hAnsi="Arial"/>
        </w:rPr>
        <w:t>") shall furnish the other Party ("</w:t>
      </w:r>
      <w:r w:rsidR="000E2856" w:rsidRPr="008D46E0">
        <w:rPr>
          <w:rFonts w:ascii="Arial" w:hAnsi="Arial"/>
          <w:b/>
        </w:rPr>
        <w:t>the Other Party</w:t>
      </w:r>
      <w:r w:rsidR="000E2856">
        <w:rPr>
          <w:rFonts w:ascii="Arial" w:hAnsi="Arial"/>
        </w:rPr>
        <w:t>") copies of such proposed publication or presentation in advance of the submission of such proposed publication or presentation to a journal, editor, or other third</w:t>
      </w:r>
      <w:r w:rsidR="002F3EE6">
        <w:rPr>
          <w:rFonts w:ascii="Arial" w:hAnsi="Arial"/>
        </w:rPr>
        <w:t>-p</w:t>
      </w:r>
      <w:r w:rsidR="004B70DB">
        <w:rPr>
          <w:rFonts w:ascii="Arial" w:hAnsi="Arial"/>
        </w:rPr>
        <w:t>arty</w:t>
      </w:r>
      <w:r w:rsidR="000E2856">
        <w:rPr>
          <w:rFonts w:ascii="Arial" w:hAnsi="Arial"/>
        </w:rPr>
        <w:t xml:space="preserve">. The Other Party shall </w:t>
      </w:r>
      <w:del w:id="225" w:author="Samantha" w:date="2026-08-27T17:12:00Z" w16du:dateUtc="2026-08-27T09:12:00Z">
        <w:r w:rsidR="000E2856" w:rsidDel="009E4660">
          <w:rPr>
            <w:rFonts w:ascii="Arial" w:hAnsi="Arial"/>
          </w:rPr>
          <w:delText>within fourteen (14) days of</w:delText>
        </w:r>
        <w:commentRangeStart w:id="226"/>
        <w:r w:rsidR="000E2856" w:rsidDel="009E4660">
          <w:rPr>
            <w:rFonts w:ascii="Arial" w:hAnsi="Arial"/>
          </w:rPr>
          <w:delText xml:space="preserve"> </w:delText>
        </w:r>
      </w:del>
      <w:commentRangeEnd w:id="226"/>
      <w:r w:rsidR="00F06677">
        <w:rPr>
          <w:rStyle w:val="CommentReference"/>
          <w:rFonts w:ascii="Arial" w:hAnsi="Arial"/>
          <w:sz w:val="20"/>
          <w:szCs w:val="20"/>
        </w:rPr>
        <w:commentReference w:id="226"/>
      </w:r>
      <w:ins w:id="227" w:author="Samantha" w:date="2026-08-27T17:12:00Z" w16du:dateUtc="2026-08-27T09:12:00Z">
        <w:r w:rsidR="009E4660">
          <w:rPr>
            <w:rFonts w:ascii="Arial" w:hAnsi="Arial"/>
          </w:rPr>
          <w:t xml:space="preserve">have up to </w:t>
        </w:r>
      </w:ins>
      <w:ins w:id="228" w:author="Samantha" w:date="2026-08-31T19:36:00Z" w16du:dateUtc="2026-08-31T11:36:00Z">
        <w:r w:rsidR="00FB35E8">
          <w:rPr>
            <w:rFonts w:ascii="Arial" w:hAnsi="Arial"/>
          </w:rPr>
          <w:t>six</w:t>
        </w:r>
      </w:ins>
      <w:ins w:id="229" w:author="Samantha" w:date="2026-08-27T17:12:00Z" w16du:dateUtc="2026-08-27T09:12:00Z">
        <w:r w:rsidR="009E4660">
          <w:rPr>
            <w:rFonts w:ascii="Arial" w:hAnsi="Arial"/>
          </w:rPr>
          <w:t>ty (</w:t>
        </w:r>
      </w:ins>
      <w:ins w:id="230" w:author="Samantha" w:date="2026-08-31T19:36:00Z" w16du:dateUtc="2026-08-31T11:36:00Z">
        <w:r w:rsidR="00FB35E8">
          <w:rPr>
            <w:rFonts w:ascii="Arial" w:hAnsi="Arial"/>
          </w:rPr>
          <w:t>6</w:t>
        </w:r>
      </w:ins>
      <w:ins w:id="231" w:author="Samantha" w:date="2026-08-27T17:12:00Z" w16du:dateUtc="2026-08-27T09:12:00Z">
        <w:r w:rsidR="009E4660">
          <w:rPr>
            <w:rFonts w:ascii="Arial" w:hAnsi="Arial"/>
          </w:rPr>
          <w:t xml:space="preserve">0) days from </w:t>
        </w:r>
      </w:ins>
      <w:r w:rsidR="000E2856">
        <w:rPr>
          <w:rFonts w:ascii="Arial" w:hAnsi="Arial"/>
        </w:rPr>
        <w:t xml:space="preserve">receipt of the proposed publication or presentation forward its written objections to the same </w:t>
      </w:r>
      <w:r w:rsidR="00F74BFE">
        <w:rPr>
          <w:rFonts w:ascii="Arial" w:hAnsi="Arial"/>
        </w:rPr>
        <w:t xml:space="preserve">stating </w:t>
      </w:r>
      <w:r w:rsidR="002F3EE6">
        <w:rPr>
          <w:rFonts w:ascii="Arial" w:hAnsi="Arial"/>
        </w:rPr>
        <w:t>either there</w:t>
      </w:r>
      <w:r w:rsidR="000E2856">
        <w:rPr>
          <w:rFonts w:ascii="Arial" w:hAnsi="Arial"/>
        </w:rPr>
        <w:t xml:space="preserve"> is patentable subject matter which needs protection and/or there is Confidential Information of the Other Party contained in the proposed publication or presentation to w</w:t>
      </w:r>
      <w:r>
        <w:rPr>
          <w:rFonts w:ascii="Arial" w:hAnsi="Arial"/>
        </w:rPr>
        <w:t>hich the provisions of Clause 8</w:t>
      </w:r>
      <w:r w:rsidR="000E2856">
        <w:rPr>
          <w:rFonts w:ascii="Arial" w:hAnsi="Arial"/>
        </w:rPr>
        <w:t xml:space="preserve"> apply. If no objection is made to the proposed publication or presentation within the stipulated time, the Publishing Party shall be free to proceed with the publication or presentation.</w:t>
      </w:r>
    </w:p>
    <w:p w14:paraId="7B58F701" w14:textId="77777777" w:rsidR="000E2856" w:rsidRDefault="000E2856" w:rsidP="000E2856">
      <w:pPr>
        <w:spacing w:line="259" w:lineRule="auto"/>
        <w:ind w:left="720" w:hanging="720"/>
        <w:jc w:val="both"/>
        <w:rPr>
          <w:rFonts w:ascii="Arial" w:hAnsi="Arial"/>
        </w:rPr>
      </w:pPr>
    </w:p>
    <w:p w14:paraId="1F08DE32" w14:textId="635A10F7" w:rsidR="000E2856" w:rsidRDefault="00A9757D" w:rsidP="000E2856">
      <w:pPr>
        <w:spacing w:line="259" w:lineRule="auto"/>
        <w:ind w:left="720" w:hanging="720"/>
        <w:jc w:val="both"/>
        <w:rPr>
          <w:rFonts w:ascii="Arial" w:hAnsi="Arial"/>
        </w:rPr>
      </w:pPr>
      <w:r>
        <w:rPr>
          <w:rFonts w:ascii="Arial" w:hAnsi="Arial"/>
        </w:rPr>
        <w:t>7</w:t>
      </w:r>
      <w:r w:rsidR="000E2856">
        <w:rPr>
          <w:rFonts w:ascii="Arial" w:hAnsi="Arial"/>
        </w:rPr>
        <w:t>.3</w:t>
      </w:r>
      <w:r w:rsidR="000E2856">
        <w:rPr>
          <w:rFonts w:ascii="Arial" w:hAnsi="Arial"/>
        </w:rPr>
        <w:tab/>
        <w:t>Confidential Information identified by the Other Pa</w:t>
      </w:r>
      <w:r w:rsidR="00207127">
        <w:rPr>
          <w:rFonts w:ascii="Arial" w:hAnsi="Arial"/>
        </w:rPr>
        <w:t>rt</w:t>
      </w:r>
      <w:r>
        <w:rPr>
          <w:rFonts w:ascii="Arial" w:hAnsi="Arial"/>
        </w:rPr>
        <w:t>y which is governed by Clause 8</w:t>
      </w:r>
      <w:r w:rsidR="000E2856">
        <w:rPr>
          <w:rFonts w:ascii="Arial" w:hAnsi="Arial"/>
        </w:rPr>
        <w:t xml:space="preserve"> shall be deleted from the proposed publication or presentation</w:t>
      </w:r>
      <w:commentRangeStart w:id="232"/>
      <w:del w:id="233" w:author="Samantha" w:date="2026-08-27T17:12:00Z" w16du:dateUtc="2026-08-27T09:12:00Z">
        <w:r w:rsidR="000E2856" w:rsidDel="009E4660">
          <w:rPr>
            <w:rFonts w:ascii="Arial" w:hAnsi="Arial"/>
          </w:rPr>
          <w:delText xml:space="preserve"> </w:delText>
        </w:r>
      </w:del>
      <w:commentRangeEnd w:id="232"/>
      <w:r w:rsidR="00F06677">
        <w:rPr>
          <w:rStyle w:val="CommentReference"/>
          <w:rFonts w:ascii="Arial" w:hAnsi="Arial"/>
          <w:sz w:val="20"/>
          <w:szCs w:val="20"/>
        </w:rPr>
        <w:commentReference w:id="232"/>
      </w:r>
      <w:del w:id="234" w:author="Samantha" w:date="2026-08-27T17:12:00Z" w16du:dateUtc="2026-08-27T09:12:00Z">
        <w:r w:rsidR="000E2856" w:rsidDel="009E4660">
          <w:rPr>
            <w:rFonts w:ascii="Arial" w:hAnsi="Arial"/>
          </w:rPr>
          <w:delText>unless the Other Party agrees to treat the Confidential Information as patentable infor</w:delText>
        </w:r>
        <w:r w:rsidDel="009E4660">
          <w:rPr>
            <w:rFonts w:ascii="Arial" w:hAnsi="Arial"/>
          </w:rPr>
          <w:delText>mation, as set forth in Clause 7</w:delText>
        </w:r>
        <w:r w:rsidR="000E2856" w:rsidDel="009E4660">
          <w:rPr>
            <w:rFonts w:ascii="Arial" w:hAnsi="Arial"/>
          </w:rPr>
          <w:delText>.4</w:delText>
        </w:r>
      </w:del>
      <w:r w:rsidR="000E2856">
        <w:rPr>
          <w:rFonts w:ascii="Arial" w:hAnsi="Arial"/>
        </w:rPr>
        <w:t>.</w:t>
      </w:r>
      <w:ins w:id="235" w:author="Samantha" w:date="2026-08-27T17:12:00Z" w16du:dateUtc="2026-08-27T09:12:00Z">
        <w:r w:rsidR="009E4660">
          <w:rPr>
            <w:rFonts w:ascii="Arial" w:hAnsi="Arial"/>
          </w:rPr>
          <w:t xml:space="preserve"> The Other Party may also request for removal of </w:t>
        </w:r>
        <w:r w:rsidR="009E4660" w:rsidRPr="00002D70">
          <w:rPr>
            <w:rFonts w:ascii="Arial" w:hAnsi="Arial"/>
          </w:rPr>
          <w:t xml:space="preserve">information relating to the </w:t>
        </w:r>
        <w:commentRangeStart w:id="236"/>
        <w:r w:rsidR="009E4660" w:rsidRPr="00002D70">
          <w:rPr>
            <w:rFonts w:ascii="Arial" w:hAnsi="Arial"/>
          </w:rPr>
          <w:t xml:space="preserve">Other Party's participation </w:t>
        </w:r>
      </w:ins>
      <w:commentRangeEnd w:id="236"/>
      <w:r w:rsidR="00F06677" w:rsidRPr="00002D70">
        <w:rPr>
          <w:rStyle w:val="CommentReference"/>
          <w:rFonts w:ascii="Arial" w:hAnsi="Arial"/>
          <w:sz w:val="20"/>
          <w:szCs w:val="20"/>
        </w:rPr>
        <w:commentReference w:id="236"/>
      </w:r>
      <w:ins w:id="237" w:author="Samantha" w:date="2026-08-27T17:12:00Z" w16du:dateUtc="2026-08-27T09:12:00Z">
        <w:r w:rsidR="009E4660" w:rsidRPr="00002D70">
          <w:rPr>
            <w:rFonts w:ascii="Arial" w:hAnsi="Arial"/>
          </w:rPr>
          <w:t>in the Project</w:t>
        </w:r>
        <w:r w:rsidR="009E4660">
          <w:rPr>
            <w:rFonts w:ascii="Arial" w:hAnsi="Arial"/>
          </w:rPr>
          <w:t>.</w:t>
        </w:r>
      </w:ins>
    </w:p>
    <w:p w14:paraId="3240EF51" w14:textId="77777777" w:rsidR="000E2856" w:rsidRDefault="000E2856" w:rsidP="000E2856">
      <w:pPr>
        <w:spacing w:line="259" w:lineRule="auto"/>
        <w:ind w:left="720" w:hanging="720"/>
        <w:jc w:val="both"/>
        <w:rPr>
          <w:rFonts w:ascii="Arial" w:hAnsi="Arial"/>
        </w:rPr>
      </w:pPr>
    </w:p>
    <w:p w14:paraId="0029D763" w14:textId="12F2DE1C" w:rsidR="005B41AC" w:rsidRDefault="00A9757D" w:rsidP="005B41AC">
      <w:pPr>
        <w:spacing w:line="259" w:lineRule="auto"/>
        <w:ind w:left="720" w:hanging="720"/>
        <w:jc w:val="both"/>
        <w:rPr>
          <w:rFonts w:ascii="Arial" w:hAnsi="Arial"/>
        </w:rPr>
      </w:pPr>
      <w:del w:id="238" w:author="Samantha" w:date="2026-09-02T17:33:00Z" w16du:dateUtc="2026-09-02T09:33:00Z">
        <w:r w:rsidDel="00FC1103">
          <w:rPr>
            <w:rFonts w:ascii="Arial" w:hAnsi="Arial"/>
          </w:rPr>
          <w:delText>7</w:delText>
        </w:r>
        <w:r w:rsidR="000E2856" w:rsidDel="00FC1103">
          <w:rPr>
            <w:rFonts w:ascii="Arial" w:hAnsi="Arial"/>
          </w:rPr>
          <w:delText>.4</w:delText>
        </w:r>
      </w:del>
      <w:r w:rsidR="000E2856">
        <w:rPr>
          <w:rFonts w:ascii="Arial" w:hAnsi="Arial"/>
        </w:rPr>
        <w:tab/>
      </w:r>
      <w:commentRangeStart w:id="239"/>
      <w:del w:id="240" w:author="Samantha" w:date="2026-08-27T17:12:00Z" w16du:dateUtc="2026-08-27T09:12:00Z">
        <w:r w:rsidR="000E2856" w:rsidDel="009E4660">
          <w:rPr>
            <w:rFonts w:ascii="Arial" w:hAnsi="Arial"/>
          </w:rPr>
          <w:delText>In</w:delText>
        </w:r>
      </w:del>
      <w:commentRangeEnd w:id="239"/>
      <w:r w:rsidR="00F06677">
        <w:rPr>
          <w:rStyle w:val="CommentReference"/>
          <w:rFonts w:ascii="Arial" w:hAnsi="Arial"/>
          <w:sz w:val="20"/>
          <w:szCs w:val="20"/>
        </w:rPr>
        <w:commentReference w:id="239"/>
      </w:r>
      <w:del w:id="241" w:author="Samantha" w:date="2026-08-27T17:12:00Z" w16du:dateUtc="2026-08-27T09:12:00Z">
        <w:r w:rsidR="000E2856" w:rsidDel="009E4660">
          <w:rPr>
            <w:rFonts w:ascii="Arial" w:hAnsi="Arial"/>
          </w:rPr>
          <w:delText xml:space="preserve"> the event that the Other Party objects to any such publication or presentation on the basis that the same would disclose patentable information, the Publishing Party shall withhold such publication or presentation for a period of </w:delText>
        </w:r>
        <w:r w:rsidR="002F3EE6" w:rsidDel="009E4660">
          <w:rPr>
            <w:rFonts w:ascii="Arial" w:hAnsi="Arial"/>
          </w:rPr>
          <w:delText>forty</w:delText>
        </w:r>
        <w:r w:rsidR="005B41AC" w:rsidDel="009E4660">
          <w:rPr>
            <w:rFonts w:ascii="Arial" w:hAnsi="Arial"/>
          </w:rPr>
          <w:delText xml:space="preserve">-five </w:delText>
        </w:r>
        <w:r w:rsidR="000E2856" w:rsidDel="009E4660">
          <w:rPr>
            <w:rFonts w:ascii="Arial" w:hAnsi="Arial"/>
          </w:rPr>
          <w:delText>(</w:delText>
        </w:r>
        <w:r w:rsidR="005B41AC" w:rsidDel="009E4660">
          <w:rPr>
            <w:rFonts w:ascii="Arial" w:hAnsi="Arial"/>
          </w:rPr>
          <w:delText>45</w:delText>
        </w:r>
        <w:r w:rsidR="000E2856" w:rsidDel="009E4660">
          <w:rPr>
            <w:rFonts w:ascii="Arial" w:hAnsi="Arial"/>
          </w:rPr>
          <w:delText>) days from the date of receipt of such objection in order for the Other Party to file the relevant patent application(s) with respect to the patentable subject matter contained in the proposed publication or presentation.</w:delText>
        </w:r>
      </w:del>
    </w:p>
    <w:p w14:paraId="6038A616" w14:textId="77777777" w:rsidR="005B41AC" w:rsidRDefault="005B41AC" w:rsidP="005B41AC">
      <w:pPr>
        <w:spacing w:line="259" w:lineRule="auto"/>
        <w:jc w:val="both"/>
        <w:rPr>
          <w:rFonts w:ascii="Arial" w:hAnsi="Arial"/>
        </w:rPr>
      </w:pPr>
    </w:p>
    <w:p w14:paraId="1AD2DA57" w14:textId="3C2850BF" w:rsidR="00FB35E8" w:rsidRDefault="005B41AC" w:rsidP="005B41AC">
      <w:pPr>
        <w:spacing w:line="259" w:lineRule="auto"/>
        <w:ind w:left="720" w:hanging="720"/>
        <w:jc w:val="both"/>
        <w:rPr>
          <w:ins w:id="242" w:author="Samantha" w:date="2026-08-31T19:39:00Z" w16du:dateUtc="2026-08-31T11:39:00Z"/>
          <w:rFonts w:ascii="Arial" w:hAnsi="Arial"/>
        </w:rPr>
      </w:pPr>
      <w:r>
        <w:rPr>
          <w:rFonts w:ascii="Arial" w:hAnsi="Arial"/>
        </w:rPr>
        <w:t>7.</w:t>
      </w:r>
      <w:del w:id="243" w:author="Samantha" w:date="2026-09-02T17:33:00Z" w16du:dateUtc="2026-09-02T09:33:00Z">
        <w:r w:rsidDel="00FC1103">
          <w:rPr>
            <w:rFonts w:ascii="Arial" w:hAnsi="Arial"/>
          </w:rPr>
          <w:delText>5</w:delText>
        </w:r>
      </w:del>
      <w:ins w:id="244" w:author="Samantha" w:date="2026-09-02T17:33:00Z" w16du:dateUtc="2026-09-02T09:33:00Z">
        <w:r w:rsidR="00FC1103">
          <w:rPr>
            <w:rFonts w:ascii="Arial" w:hAnsi="Arial"/>
          </w:rPr>
          <w:t>4</w:t>
        </w:r>
      </w:ins>
      <w:r>
        <w:rPr>
          <w:rFonts w:ascii="Arial" w:hAnsi="Arial"/>
        </w:rPr>
        <w:tab/>
      </w:r>
      <w:r w:rsidRPr="005B41AC">
        <w:rPr>
          <w:rFonts w:ascii="Arial" w:hAnsi="Arial"/>
        </w:rPr>
        <w:t>The Publishing Party will reasonably consider comments submitted by the Other Party during the sixty (60) day period and delete any of the Other Party’s Confidential Information identified therein</w:t>
      </w:r>
      <w:ins w:id="245" w:author="Samantha" w:date="2026-09-02T17:34:00Z" w16du:dateUtc="2026-09-02T09:34:00Z">
        <w:r w:rsidR="00FC1103">
          <w:rPr>
            <w:rFonts w:ascii="Arial" w:hAnsi="Arial"/>
          </w:rPr>
          <w:t xml:space="preserve"> </w:t>
        </w:r>
        <w:commentRangeStart w:id="246"/>
        <w:r w:rsidR="00FC1103" w:rsidRPr="00FC1103">
          <w:rPr>
            <w:rFonts w:ascii="Arial" w:hAnsi="Arial"/>
          </w:rPr>
          <w:t xml:space="preserve">and </w:t>
        </w:r>
      </w:ins>
      <w:commentRangeEnd w:id="246"/>
      <w:r w:rsidR="00F06677" w:rsidRPr="00FC1103">
        <w:rPr>
          <w:rStyle w:val="CommentReference"/>
          <w:rFonts w:ascii="Arial" w:hAnsi="Arial"/>
          <w:sz w:val="20"/>
          <w:szCs w:val="20"/>
        </w:rPr>
        <w:commentReference w:id="246"/>
      </w:r>
      <w:ins w:id="247" w:author="Samantha" w:date="2026-09-02T17:34:00Z" w16du:dateUtc="2026-09-02T09:34:00Z">
        <w:r w:rsidR="00FC1103" w:rsidRPr="00FC1103">
          <w:rPr>
            <w:rFonts w:ascii="Arial" w:hAnsi="Arial"/>
          </w:rPr>
          <w:t>any information requested to be removed pursuant to Clause 7.3</w:t>
        </w:r>
      </w:ins>
      <w:r w:rsidRPr="005B41AC">
        <w:rPr>
          <w:rFonts w:ascii="Arial" w:hAnsi="Arial"/>
        </w:rPr>
        <w:t xml:space="preserve">. In addition, the Publishing Party agrees to delay submission for at least thirty (30) days after the sixty (60) day period </w:t>
      </w:r>
      <w:commentRangeStart w:id="248"/>
      <w:del w:id="249" w:author="Samantha" w:date="2026-09-02T22:09:00Z" w16du:dateUtc="2026-09-02T14:09:00Z">
        <w:r w:rsidRPr="005B41AC" w:rsidDel="00D524AE">
          <w:rPr>
            <w:rFonts w:ascii="Arial" w:hAnsi="Arial"/>
          </w:rPr>
          <w:delText xml:space="preserve">if </w:delText>
        </w:r>
      </w:del>
      <w:commentRangeEnd w:id="248"/>
      <w:r w:rsidR="00F06677">
        <w:rPr>
          <w:rStyle w:val="CommentReference"/>
          <w:rFonts w:ascii="Arial" w:hAnsi="Arial"/>
          <w:sz w:val="20"/>
          <w:szCs w:val="20"/>
        </w:rPr>
        <w:commentReference w:id="248"/>
      </w:r>
      <w:ins w:id="250" w:author="Samantha" w:date="2026-09-02T22:09:00Z" w16du:dateUtc="2026-09-02T14:09:00Z">
        <w:r w:rsidR="00D524AE">
          <w:rPr>
            <w:rFonts w:ascii="Arial" w:hAnsi="Arial"/>
          </w:rPr>
          <w:t xml:space="preserve">in order for </w:t>
        </w:r>
      </w:ins>
      <w:r w:rsidRPr="005B41AC">
        <w:rPr>
          <w:rFonts w:ascii="Arial" w:hAnsi="Arial"/>
        </w:rPr>
        <w:t xml:space="preserve">the Other Party </w:t>
      </w:r>
      <w:del w:id="251" w:author="Samantha" w:date="2026-09-02T22:10:00Z" w16du:dateUtc="2026-09-02T14:10:00Z">
        <w:r w:rsidRPr="005B41AC" w:rsidDel="00D524AE">
          <w:rPr>
            <w:rFonts w:ascii="Arial" w:hAnsi="Arial"/>
          </w:rPr>
          <w:delText xml:space="preserve">demonstrates reasonable need for such extension for the preparation and filing of </w:delText>
        </w:r>
      </w:del>
      <w:ins w:id="252" w:author="Samantha" w:date="2026-09-02T22:10:00Z" w16du:dateUtc="2026-09-02T14:10:00Z">
        <w:r w:rsidR="00D524AE">
          <w:rPr>
            <w:rFonts w:ascii="Arial" w:hAnsi="Arial"/>
          </w:rPr>
          <w:t xml:space="preserve">to prepare and file </w:t>
        </w:r>
      </w:ins>
      <w:r w:rsidRPr="005B41AC">
        <w:rPr>
          <w:rFonts w:ascii="Arial" w:hAnsi="Arial"/>
        </w:rPr>
        <w:t xml:space="preserve">patent applications on subject matter described in the publication. </w:t>
      </w:r>
    </w:p>
    <w:p w14:paraId="784891E0" w14:textId="45D81BE9" w:rsidR="005B41AC" w:rsidRDefault="00FB35E8" w:rsidP="005B41AC">
      <w:pPr>
        <w:spacing w:line="259" w:lineRule="auto"/>
        <w:ind w:left="720" w:hanging="720"/>
        <w:jc w:val="both"/>
        <w:rPr>
          <w:ins w:id="253" w:author="Samantha" w:date="2026-08-31T19:39:00Z" w16du:dateUtc="2026-08-31T11:39:00Z"/>
          <w:rFonts w:ascii="Arial" w:hAnsi="Arial"/>
        </w:rPr>
      </w:pPr>
      <w:ins w:id="254" w:author="Samantha" w:date="2026-08-31T19:39:00Z" w16du:dateUtc="2026-08-31T11:39:00Z">
        <w:r>
          <w:rPr>
            <w:rFonts w:ascii="Arial" w:hAnsi="Arial"/>
          </w:rPr>
          <w:t>7.</w:t>
        </w:r>
      </w:ins>
      <w:ins w:id="255" w:author="Samantha" w:date="2026-09-02T17:33:00Z" w16du:dateUtc="2026-09-02T09:33:00Z">
        <w:r w:rsidR="00FC1103">
          <w:rPr>
            <w:rFonts w:ascii="Arial" w:hAnsi="Arial"/>
          </w:rPr>
          <w:t>5</w:t>
        </w:r>
      </w:ins>
      <w:ins w:id="256" w:author="Samantha" w:date="2026-08-31T19:39:00Z" w16du:dateUtc="2026-08-31T11:39:00Z">
        <w:r>
          <w:rPr>
            <w:rFonts w:ascii="Arial" w:hAnsi="Arial"/>
          </w:rPr>
          <w:tab/>
        </w:r>
      </w:ins>
      <w:r w:rsidR="005B41AC" w:rsidRPr="005B41AC">
        <w:rPr>
          <w:rFonts w:ascii="Arial" w:hAnsi="Arial"/>
        </w:rPr>
        <w:t>Each Party will comply with standard academic practice regarding authorship of scientific publications and recognition of contribution of other</w:t>
      </w:r>
      <w:ins w:id="257" w:author="Samantha" w:date="2026-08-27T17:12:00Z" w16du:dateUtc="2026-08-27T09:12:00Z">
        <w:r w:rsidR="009E4660">
          <w:rPr>
            <w:rFonts w:ascii="Arial" w:hAnsi="Arial"/>
          </w:rPr>
          <w:t xml:space="preserve"> contributors</w:t>
        </w:r>
      </w:ins>
      <w:ins w:id="258" w:author="Samantha" w:date="2026-08-27T17:13:00Z" w16du:dateUtc="2026-08-27T09:13:00Z">
        <w:r w:rsidR="009E4660">
          <w:rPr>
            <w:rFonts w:ascii="Arial" w:hAnsi="Arial"/>
          </w:rPr>
          <w:t>.</w:t>
        </w:r>
      </w:ins>
    </w:p>
    <w:p w14:paraId="5F7FEFF9" w14:textId="49940BBB" w:rsidR="00FB35E8" w:rsidRDefault="00FB35E8" w:rsidP="005B41AC">
      <w:pPr>
        <w:spacing w:line="259" w:lineRule="auto"/>
        <w:ind w:left="720" w:hanging="720"/>
        <w:jc w:val="both"/>
        <w:rPr>
          <w:rFonts w:ascii="Arial" w:hAnsi="Arial"/>
        </w:rPr>
      </w:pPr>
      <w:ins w:id="259" w:author="Samantha" w:date="2026-08-31T19:39:00Z" w16du:dateUtc="2026-08-31T11:39:00Z">
        <w:r>
          <w:rPr>
            <w:rFonts w:ascii="Arial" w:hAnsi="Arial"/>
          </w:rPr>
          <w:t>7.</w:t>
        </w:r>
      </w:ins>
      <w:ins w:id="260" w:author="Samantha" w:date="2026-09-02T17:33:00Z" w16du:dateUtc="2026-09-02T09:33:00Z">
        <w:r w:rsidR="00FC1103">
          <w:rPr>
            <w:rFonts w:ascii="Arial" w:hAnsi="Arial"/>
          </w:rPr>
          <w:t>6</w:t>
        </w:r>
      </w:ins>
      <w:ins w:id="261" w:author="Samantha" w:date="2026-08-31T19:39:00Z" w16du:dateUtc="2026-08-31T11:39:00Z">
        <w:r>
          <w:rPr>
            <w:rFonts w:ascii="Arial" w:hAnsi="Arial"/>
          </w:rPr>
          <w:tab/>
        </w:r>
        <w:commentRangeStart w:id="262"/>
        <w:r w:rsidRPr="00FB35E8">
          <w:rPr>
            <w:rFonts w:ascii="Arial" w:hAnsi="Arial"/>
          </w:rPr>
          <w:t xml:space="preserve">No </w:t>
        </w:r>
      </w:ins>
      <w:commentRangeEnd w:id="262"/>
      <w:r w:rsidR="00F06677" w:rsidRPr="00FB35E8">
        <w:rPr>
          <w:rStyle w:val="CommentReference"/>
          <w:rFonts w:ascii="Arial" w:hAnsi="Arial"/>
          <w:sz w:val="20"/>
          <w:szCs w:val="20"/>
        </w:rPr>
        <w:commentReference w:id="262"/>
      </w:r>
      <w:ins w:id="263" w:author="Samantha" w:date="2026-08-31T19:39:00Z" w16du:dateUtc="2026-08-31T11:39:00Z">
        <w:r w:rsidRPr="00FB35E8">
          <w:rPr>
            <w:rFonts w:ascii="Arial" w:hAnsi="Arial"/>
          </w:rPr>
          <w:t>publication or disclosure shall imply that the Project Results are approved for production use, commercial EV use, safety certification or regulatory compliance unless the Parties separately agree this in writing.</w:t>
        </w:r>
      </w:ins>
    </w:p>
    <w:p w14:paraId="13113E95" w14:textId="77777777" w:rsidR="000E2856" w:rsidRDefault="000E2856" w:rsidP="000E2856">
      <w:pPr>
        <w:spacing w:line="259" w:lineRule="auto"/>
        <w:ind w:left="720" w:hanging="720"/>
        <w:jc w:val="both"/>
        <w:rPr>
          <w:rFonts w:ascii="Arial" w:hAnsi="Arial"/>
        </w:rPr>
      </w:pPr>
    </w:p>
    <w:p w14:paraId="179A8584" w14:textId="77777777" w:rsidR="009A170A" w:rsidRDefault="009A170A" w:rsidP="000E2856">
      <w:pPr>
        <w:spacing w:line="259" w:lineRule="auto"/>
        <w:ind w:left="720" w:hanging="720"/>
        <w:jc w:val="both"/>
        <w:rPr>
          <w:rFonts w:ascii="Arial" w:hAnsi="Arial"/>
        </w:rPr>
      </w:pPr>
    </w:p>
    <w:p w14:paraId="1E00D2F3" w14:textId="77777777" w:rsidR="000E2856" w:rsidRDefault="00A9757D" w:rsidP="00E27BC6">
      <w:pPr>
        <w:pStyle w:val="Heading2"/>
        <w:jc w:val="left"/>
      </w:pPr>
      <w:r>
        <w:lastRenderedPageBreak/>
        <w:t>8</w:t>
      </w:r>
      <w:r w:rsidR="000E2856">
        <w:tab/>
        <w:t>CONFIDENTIALITY</w:t>
      </w:r>
    </w:p>
    <w:p w14:paraId="20A97E62" w14:textId="77777777" w:rsidR="000E2856" w:rsidRDefault="000E2856" w:rsidP="000E2856">
      <w:pPr>
        <w:spacing w:line="259" w:lineRule="auto"/>
        <w:ind w:left="720" w:hanging="720"/>
        <w:jc w:val="both"/>
        <w:rPr>
          <w:rFonts w:ascii="Arial" w:hAnsi="Arial"/>
        </w:rPr>
      </w:pPr>
    </w:p>
    <w:p w14:paraId="216241BB" w14:textId="17507953" w:rsidR="000E2856" w:rsidRDefault="00A9757D" w:rsidP="000E2856">
      <w:pPr>
        <w:spacing w:line="259" w:lineRule="auto"/>
        <w:ind w:left="720" w:hanging="720"/>
        <w:jc w:val="both"/>
        <w:rPr>
          <w:rFonts w:ascii="Arial" w:hAnsi="Arial"/>
        </w:rPr>
      </w:pPr>
      <w:r>
        <w:rPr>
          <w:rFonts w:ascii="Arial" w:hAnsi="Arial"/>
        </w:rPr>
        <w:t>8</w:t>
      </w:r>
      <w:r w:rsidR="000E2856">
        <w:rPr>
          <w:rFonts w:ascii="Arial" w:hAnsi="Arial"/>
        </w:rPr>
        <w:t>.1</w:t>
      </w:r>
      <w:r w:rsidR="000E2856">
        <w:rPr>
          <w:rFonts w:ascii="Arial" w:hAnsi="Arial"/>
        </w:rPr>
        <w:tab/>
      </w:r>
      <w:ins w:id="264" w:author="Samantha" w:date="2026-09-03T10:57:00Z" w16du:dateUtc="2026-09-03T02:57:00Z">
        <w:r w:rsidR="00037D7C" w:rsidRPr="00002D70">
          <w:rPr>
            <w:rFonts w:ascii="Arial" w:hAnsi="Arial"/>
          </w:rPr>
          <w:t>The Parties acknowledge that they have entered into a Non-Disclosure and Restricted Use Agreement effective 1 April 2026</w:t>
        </w:r>
        <w:r w:rsidR="00037D7C">
          <w:rPr>
            <w:rFonts w:ascii="Arial" w:hAnsi="Arial"/>
          </w:rPr>
          <w:t xml:space="preserve"> (“NDA”)</w:t>
        </w:r>
        <w:r w:rsidR="00037D7C" w:rsidRPr="00002D70">
          <w:rPr>
            <w:rFonts w:ascii="Arial" w:hAnsi="Arial"/>
          </w:rPr>
          <w:t xml:space="preserve">, and agree that any Confidential Information exchanged, used or disclosed under or in connection with this </w:t>
        </w:r>
        <w:r w:rsidR="00037D7C">
          <w:rPr>
            <w:rFonts w:ascii="Arial" w:hAnsi="Arial"/>
          </w:rPr>
          <w:t>Agreement</w:t>
        </w:r>
        <w:r w:rsidR="00037D7C" w:rsidRPr="00002D70">
          <w:rPr>
            <w:rFonts w:ascii="Arial" w:hAnsi="Arial"/>
          </w:rPr>
          <w:t xml:space="preserve"> or the Project shall be governed by that </w:t>
        </w:r>
        <w:commentRangeStart w:id="265"/>
        <w:r w:rsidR="00037D7C">
          <w:rPr>
            <w:rFonts w:ascii="Arial" w:hAnsi="Arial"/>
          </w:rPr>
          <w:t>NDA</w:t>
        </w:r>
      </w:ins>
      <w:commentRangeEnd w:id="265"/>
      <w:r w:rsidR="00F06677" w:rsidRPr="00002D70">
        <w:rPr>
          <w:rStyle w:val="CommentReference"/>
          <w:rFonts w:ascii="Arial" w:hAnsi="Arial"/>
          <w:sz w:val="20"/>
          <w:szCs w:val="20"/>
        </w:rPr>
        <w:commentReference w:id="265"/>
      </w:r>
      <w:ins w:id="266" w:author="Samantha" w:date="2026-09-03T10:57:00Z" w16du:dateUtc="2026-09-03T02:57:00Z">
        <w:r w:rsidR="00037D7C" w:rsidRPr="00002D70">
          <w:rPr>
            <w:rFonts w:ascii="Arial" w:hAnsi="Arial"/>
          </w:rPr>
          <w:t>.</w:t>
        </w:r>
        <w:r w:rsidR="00037D7C">
          <w:rPr>
            <w:rFonts w:ascii="Arial" w:hAnsi="Arial"/>
          </w:rPr>
          <w:t xml:space="preserve"> </w:t>
        </w:r>
      </w:ins>
      <w:del w:id="267" w:author="Samantha" w:date="2026-09-03T10:57:00Z" w16du:dateUtc="2026-09-03T02:57:00Z">
        <w:r w:rsidR="000E2856" w:rsidDel="00037D7C">
          <w:rPr>
            <w:rFonts w:ascii="Arial" w:hAnsi="Arial"/>
          </w:rPr>
          <w:delText xml:space="preserve">Neither of the Parties shall, without the prior written consent of the other </w:delText>
        </w:r>
        <w:r w:rsidR="004B70DB" w:rsidDel="00037D7C">
          <w:rPr>
            <w:rFonts w:ascii="Arial" w:hAnsi="Arial"/>
          </w:rPr>
          <w:delText>Party</w:delText>
        </w:r>
        <w:r w:rsidR="000E2856" w:rsidDel="00037D7C">
          <w:rPr>
            <w:rFonts w:ascii="Arial" w:hAnsi="Arial"/>
          </w:rPr>
          <w:delText xml:space="preserve">, disclose any "Confidential Information" relating to the Project to any third party. For the purpose of this Agreement, "Confidential Information" shall mean any device, graphics, written information, or information in any other tangible form that </w:delText>
        </w:r>
        <w:r w:rsidR="004B70DB" w:rsidDel="00037D7C">
          <w:rPr>
            <w:rFonts w:ascii="Arial" w:hAnsi="Arial"/>
          </w:rPr>
          <w:delText>the disclosing Party discloses</w:delText>
        </w:r>
        <w:r w:rsidR="000E2856" w:rsidDel="00037D7C">
          <w:rPr>
            <w:rFonts w:ascii="Arial" w:hAnsi="Arial"/>
          </w:rPr>
          <w:delText xml:space="preserve"> to the receiving Party for the purposes of the furtherance of the Project, that is </w:delText>
        </w:r>
        <w:r w:rsidR="00E87558" w:rsidDel="00037D7C">
          <w:rPr>
            <w:rFonts w:ascii="Arial" w:hAnsi="Arial"/>
          </w:rPr>
          <w:delText xml:space="preserve">clear by its nature confidential or </w:delText>
        </w:r>
        <w:r w:rsidR="000E2856" w:rsidDel="00037D7C">
          <w:rPr>
            <w:rFonts w:ascii="Arial" w:hAnsi="Arial"/>
          </w:rPr>
          <w:delText>marked at the time of disclosure as being "Confidential" or "Proprietary" or words of similar import. Information disclosed orally or visually and identified at the time as "Confidential" shall be considered "Confidential Information" if it is designated "Confidential", concurrent with the oral or visual disclosure.</w:delText>
        </w:r>
      </w:del>
      <w:ins w:id="268" w:author="Samantha" w:date="2026-09-02T18:23:00Z" w16du:dateUtc="2026-09-02T10:23:00Z">
        <w:r w:rsidR="00FC1103">
          <w:rPr>
            <w:rFonts w:ascii="Arial" w:hAnsi="Arial"/>
          </w:rPr>
          <w:t xml:space="preserve"> </w:t>
        </w:r>
      </w:ins>
    </w:p>
    <w:p w14:paraId="51806B63" w14:textId="77777777" w:rsidR="000E2856" w:rsidRDefault="000E2856" w:rsidP="000E2856">
      <w:pPr>
        <w:spacing w:line="259" w:lineRule="auto"/>
        <w:jc w:val="both"/>
        <w:rPr>
          <w:rFonts w:ascii="Arial" w:hAnsi="Arial"/>
        </w:rPr>
      </w:pPr>
    </w:p>
    <w:p w14:paraId="46A4A79B" w14:textId="16365C0D" w:rsidR="000E2856" w:rsidRDefault="00A9757D" w:rsidP="000E2856">
      <w:pPr>
        <w:spacing w:line="259" w:lineRule="auto"/>
        <w:ind w:left="720" w:hanging="720"/>
        <w:jc w:val="both"/>
        <w:rPr>
          <w:rFonts w:ascii="Arial" w:hAnsi="Arial"/>
        </w:rPr>
      </w:pPr>
      <w:del w:id="269" w:author="Samantha" w:date="2026-09-03T10:57:00Z" w16du:dateUtc="2026-09-03T02:57:00Z">
        <w:r w:rsidDel="00037D7C">
          <w:rPr>
            <w:rFonts w:ascii="Arial" w:hAnsi="Arial"/>
          </w:rPr>
          <w:delText>8.2</w:delText>
        </w:r>
      </w:del>
      <w:r>
        <w:rPr>
          <w:rFonts w:ascii="Arial" w:hAnsi="Arial"/>
        </w:rPr>
        <w:tab/>
      </w:r>
      <w:del w:id="270" w:author="Samantha" w:date="2026-08-27T17:13:00Z" w16du:dateUtc="2026-08-27T09:13:00Z">
        <w:r w:rsidDel="009E4660">
          <w:rPr>
            <w:rFonts w:ascii="Arial" w:hAnsi="Arial"/>
          </w:rPr>
          <w:delText>The provisions of Clause 8</w:delText>
        </w:r>
        <w:r w:rsidR="000E2856" w:rsidDel="009E4660">
          <w:rPr>
            <w:rFonts w:ascii="Arial" w:hAnsi="Arial"/>
          </w:rPr>
          <w:delText>.1 above shall not apply to any:-</w:delText>
        </w:r>
      </w:del>
    </w:p>
    <w:p w14:paraId="35BEBBB4" w14:textId="77777777" w:rsidR="000E2856" w:rsidRDefault="000E2856" w:rsidP="000E2856">
      <w:pPr>
        <w:spacing w:line="259" w:lineRule="auto"/>
        <w:ind w:left="720" w:hanging="720"/>
        <w:jc w:val="both"/>
        <w:rPr>
          <w:rFonts w:ascii="Arial" w:hAnsi="Arial"/>
        </w:rPr>
      </w:pPr>
    </w:p>
    <w:p w14:paraId="7133AC6C" w14:textId="4404C7B2" w:rsidR="000E2856" w:rsidDel="009E4660" w:rsidRDefault="00A9757D" w:rsidP="000E2856">
      <w:pPr>
        <w:spacing w:line="259" w:lineRule="auto"/>
        <w:ind w:left="1440" w:hanging="720"/>
        <w:jc w:val="both"/>
        <w:rPr>
          <w:del w:id="271" w:author="Samantha" w:date="2026-08-27T17:13:00Z" w16du:dateUtc="2026-08-27T09:13:00Z"/>
          <w:rFonts w:ascii="Arial" w:hAnsi="Arial"/>
        </w:rPr>
      </w:pPr>
      <w:del w:id="272" w:author="Samantha" w:date="2026-08-27T17:13:00Z" w16du:dateUtc="2026-08-27T09:13:00Z">
        <w:r w:rsidDel="009E4660">
          <w:rPr>
            <w:rFonts w:ascii="Arial" w:hAnsi="Arial"/>
          </w:rPr>
          <w:delText>8</w:delText>
        </w:r>
        <w:r w:rsidR="000E2856" w:rsidDel="009E4660">
          <w:rPr>
            <w:rFonts w:ascii="Arial" w:hAnsi="Arial"/>
          </w:rPr>
          <w:delText>.2.1</w:delText>
        </w:r>
        <w:r w:rsidR="000E2856" w:rsidDel="009E4660">
          <w:rPr>
            <w:rFonts w:ascii="Arial" w:hAnsi="Arial"/>
          </w:rPr>
          <w:tab/>
          <w:delText>information which is or was already known to the receiving Party at time of disclosure to it, or</w:delText>
        </w:r>
      </w:del>
    </w:p>
    <w:p w14:paraId="666AA8BD" w14:textId="066DBFC0" w:rsidR="000E2856" w:rsidDel="009E4660" w:rsidRDefault="000E2856" w:rsidP="000E2856">
      <w:pPr>
        <w:spacing w:line="259" w:lineRule="auto"/>
        <w:ind w:left="1440" w:hanging="720"/>
        <w:jc w:val="both"/>
        <w:rPr>
          <w:del w:id="273" w:author="Samantha" w:date="2026-08-27T17:13:00Z" w16du:dateUtc="2026-08-27T09:13:00Z"/>
          <w:rFonts w:ascii="Arial" w:hAnsi="Arial"/>
        </w:rPr>
      </w:pPr>
    </w:p>
    <w:p w14:paraId="24D83E18" w14:textId="74FFDD8F" w:rsidR="000E2856" w:rsidDel="009E4660" w:rsidRDefault="00A9757D" w:rsidP="000E2856">
      <w:pPr>
        <w:spacing w:line="259" w:lineRule="auto"/>
        <w:ind w:left="1440" w:hanging="720"/>
        <w:jc w:val="both"/>
        <w:rPr>
          <w:del w:id="274" w:author="Samantha" w:date="2026-08-27T17:13:00Z" w16du:dateUtc="2026-08-27T09:13:00Z"/>
          <w:rFonts w:ascii="Arial" w:hAnsi="Arial"/>
        </w:rPr>
      </w:pPr>
      <w:del w:id="275" w:author="Samantha" w:date="2026-08-27T17:13:00Z" w16du:dateUtc="2026-08-27T09:13:00Z">
        <w:r w:rsidDel="009E4660">
          <w:rPr>
            <w:rFonts w:ascii="Arial" w:hAnsi="Arial"/>
          </w:rPr>
          <w:delText>8</w:delText>
        </w:r>
        <w:r w:rsidR="000E2856" w:rsidDel="009E4660">
          <w:rPr>
            <w:rFonts w:ascii="Arial" w:hAnsi="Arial"/>
          </w:rPr>
          <w:delText>.2.2</w:delText>
        </w:r>
        <w:r w:rsidR="000E2856" w:rsidDel="009E4660">
          <w:rPr>
            <w:rFonts w:ascii="Arial" w:hAnsi="Arial"/>
          </w:rPr>
          <w:tab/>
          <w:delText>information which after disclosure to the receiving Party under this Agreement is published or otherwise generally available to the public otherwise than through any act, default or omission by the receiving Party of its obligations hereunder, or</w:delText>
        </w:r>
      </w:del>
    </w:p>
    <w:p w14:paraId="16D2D39F" w14:textId="16E3B4C2" w:rsidR="000E2856" w:rsidDel="009E4660" w:rsidRDefault="000E2856" w:rsidP="000E2856">
      <w:pPr>
        <w:spacing w:line="259" w:lineRule="auto"/>
        <w:ind w:left="1440" w:hanging="720"/>
        <w:jc w:val="both"/>
        <w:rPr>
          <w:del w:id="276" w:author="Samantha" w:date="2026-08-27T17:13:00Z" w16du:dateUtc="2026-08-27T09:13:00Z"/>
          <w:rFonts w:ascii="Arial" w:hAnsi="Arial"/>
        </w:rPr>
      </w:pPr>
    </w:p>
    <w:p w14:paraId="310D3761" w14:textId="2607A27A" w:rsidR="000E2856" w:rsidDel="009E4660" w:rsidRDefault="00A9757D" w:rsidP="000E2856">
      <w:pPr>
        <w:spacing w:line="259" w:lineRule="auto"/>
        <w:ind w:left="1440" w:hanging="720"/>
        <w:jc w:val="both"/>
        <w:rPr>
          <w:del w:id="277" w:author="Samantha" w:date="2026-08-27T17:13:00Z" w16du:dateUtc="2026-08-27T09:13:00Z"/>
          <w:rFonts w:ascii="Arial" w:hAnsi="Arial"/>
        </w:rPr>
      </w:pPr>
      <w:del w:id="278" w:author="Samantha" w:date="2026-08-27T17:13:00Z" w16du:dateUtc="2026-08-27T09:13:00Z">
        <w:r w:rsidDel="009E4660">
          <w:rPr>
            <w:rFonts w:ascii="Arial" w:hAnsi="Arial"/>
          </w:rPr>
          <w:delText>8</w:delText>
        </w:r>
        <w:r w:rsidR="000E2856" w:rsidDel="009E4660">
          <w:rPr>
            <w:rFonts w:ascii="Arial" w:hAnsi="Arial"/>
          </w:rPr>
          <w:delText>.2.3</w:delText>
        </w:r>
        <w:r w:rsidR="000E2856" w:rsidDel="009E4660">
          <w:rPr>
            <w:rFonts w:ascii="Arial" w:hAnsi="Arial"/>
          </w:rPr>
          <w:tab/>
          <w:delText xml:space="preserve">information which can be established by tangible evidence was independently developed by the receiving Party without the use of or reference to the disclosing </w:delText>
        </w:r>
        <w:r w:rsidR="004B70DB" w:rsidDel="009E4660">
          <w:rPr>
            <w:rFonts w:ascii="Arial" w:hAnsi="Arial"/>
          </w:rPr>
          <w:delText xml:space="preserve">'Party's </w:delText>
        </w:r>
        <w:r w:rsidR="000E2856" w:rsidDel="009E4660">
          <w:rPr>
            <w:rFonts w:ascii="Arial" w:hAnsi="Arial"/>
          </w:rPr>
          <w:delText xml:space="preserve">Confidential Information; or </w:delText>
        </w:r>
      </w:del>
    </w:p>
    <w:p w14:paraId="63125C0D" w14:textId="0DF0D905" w:rsidR="000E2856" w:rsidDel="009E4660" w:rsidRDefault="000E2856" w:rsidP="000E2856">
      <w:pPr>
        <w:spacing w:line="259" w:lineRule="auto"/>
        <w:ind w:left="1440" w:hanging="720"/>
        <w:jc w:val="both"/>
        <w:rPr>
          <w:del w:id="279" w:author="Samantha" w:date="2026-08-27T17:13:00Z" w16du:dateUtc="2026-08-27T09:13:00Z"/>
          <w:rFonts w:ascii="Arial" w:hAnsi="Arial"/>
        </w:rPr>
      </w:pPr>
    </w:p>
    <w:p w14:paraId="52625A6E" w14:textId="447C1B1D" w:rsidR="000E2856" w:rsidDel="009E4660" w:rsidRDefault="00A9757D" w:rsidP="000E2856">
      <w:pPr>
        <w:spacing w:line="259" w:lineRule="auto"/>
        <w:ind w:left="1440" w:hanging="720"/>
        <w:jc w:val="both"/>
        <w:rPr>
          <w:del w:id="280" w:author="Samantha" w:date="2026-08-27T17:13:00Z" w16du:dateUtc="2026-08-27T09:13:00Z"/>
          <w:rFonts w:ascii="Arial" w:hAnsi="Arial"/>
        </w:rPr>
      </w:pPr>
      <w:del w:id="281" w:author="Samantha" w:date="2026-08-27T17:13:00Z" w16du:dateUtc="2026-08-27T09:13:00Z">
        <w:r w:rsidDel="009E4660">
          <w:rPr>
            <w:rFonts w:ascii="Arial" w:hAnsi="Arial"/>
          </w:rPr>
          <w:delText>8</w:delText>
        </w:r>
        <w:r w:rsidR="000E2856" w:rsidDel="009E4660">
          <w:rPr>
            <w:rFonts w:ascii="Arial" w:hAnsi="Arial"/>
          </w:rPr>
          <w:delText>.2.4</w:delText>
        </w:r>
        <w:r w:rsidR="000E2856" w:rsidDel="009E4660">
          <w:rPr>
            <w:rFonts w:ascii="Arial" w:hAnsi="Arial"/>
          </w:rPr>
          <w:tab/>
          <w:delText>information which is required to be disclosed to governmental or regulatory bodies or to a court of competent jurisdiction pursuant to any written law.</w:delText>
        </w:r>
      </w:del>
    </w:p>
    <w:p w14:paraId="22340388" w14:textId="6828EFD7" w:rsidR="00F75C1A" w:rsidDel="009E4660" w:rsidRDefault="00F75C1A" w:rsidP="00F75C1A">
      <w:pPr>
        <w:spacing w:line="259" w:lineRule="auto"/>
        <w:ind w:left="1440" w:hanging="1440"/>
        <w:jc w:val="both"/>
        <w:rPr>
          <w:del w:id="282" w:author="Samantha" w:date="2026-08-27T17:13:00Z" w16du:dateUtc="2026-08-27T09:13:00Z"/>
          <w:rFonts w:ascii="Arial" w:hAnsi="Arial"/>
        </w:rPr>
      </w:pPr>
    </w:p>
    <w:p w14:paraId="40783C84" w14:textId="2A913F86" w:rsidR="00F75C1A" w:rsidRPr="00ED79C1" w:rsidDel="009E4660" w:rsidRDefault="00F75C1A" w:rsidP="005B41AC">
      <w:pPr>
        <w:spacing w:line="259" w:lineRule="auto"/>
        <w:ind w:left="709" w:hanging="709"/>
        <w:jc w:val="both"/>
        <w:rPr>
          <w:del w:id="283" w:author="Samantha" w:date="2026-08-27T17:13:00Z" w16du:dateUtc="2026-08-27T09:13:00Z"/>
          <w:rFonts w:ascii="Arial" w:hAnsi="Arial" w:cs="Arial"/>
          <w:color w:val="000000"/>
        </w:rPr>
      </w:pPr>
      <w:del w:id="284" w:author="Samantha" w:date="2026-08-27T17:13:00Z" w16du:dateUtc="2026-08-27T09:13:00Z">
        <w:r w:rsidDel="009E4660">
          <w:rPr>
            <w:rFonts w:ascii="Arial" w:hAnsi="Arial"/>
          </w:rPr>
          <w:delText xml:space="preserve">8.3     </w:delText>
        </w:r>
        <w:r w:rsidRPr="00ED79C1" w:rsidDel="009E4660">
          <w:rPr>
            <w:rFonts w:ascii="Arial" w:hAnsi="Arial" w:cs="Arial"/>
            <w:color w:val="000000"/>
          </w:rPr>
          <w:delText xml:space="preserve">The </w:delText>
        </w:r>
        <w:r w:rsidDel="009E4660">
          <w:rPr>
            <w:rFonts w:ascii="Arial" w:hAnsi="Arial" w:cs="Arial"/>
            <w:color w:val="000000"/>
          </w:rPr>
          <w:delText>r</w:delText>
        </w:r>
        <w:r w:rsidRPr="00ED79C1" w:rsidDel="009E4660">
          <w:rPr>
            <w:rFonts w:ascii="Arial" w:hAnsi="Arial" w:cs="Arial"/>
            <w:color w:val="000000"/>
          </w:rPr>
          <w:delText xml:space="preserve">eceiving Party (or Parties) acknowledges and agrees that, in the event of any breach of confidentiality under this Clause </w:delText>
        </w:r>
        <w:r w:rsidDel="009E4660">
          <w:rPr>
            <w:rFonts w:ascii="Arial" w:hAnsi="Arial" w:cs="Arial"/>
            <w:color w:val="000000"/>
          </w:rPr>
          <w:delText>8</w:delText>
        </w:r>
        <w:r w:rsidRPr="00ED79C1" w:rsidDel="009E4660">
          <w:rPr>
            <w:rFonts w:ascii="Arial" w:hAnsi="Arial" w:cs="Arial"/>
            <w:color w:val="000000"/>
          </w:rPr>
          <w:delText xml:space="preserve">, legal remedies would be inadequate for the </w:delText>
        </w:r>
        <w:r w:rsidDel="009E4660">
          <w:rPr>
            <w:rFonts w:ascii="Arial" w:hAnsi="Arial" w:cs="Arial"/>
            <w:color w:val="000000"/>
          </w:rPr>
          <w:delText>d</w:delText>
        </w:r>
        <w:r w:rsidRPr="00ED79C1" w:rsidDel="009E4660">
          <w:rPr>
            <w:rFonts w:ascii="Arial" w:hAnsi="Arial" w:cs="Arial"/>
            <w:color w:val="000000"/>
          </w:rPr>
          <w:delText>isclosing Party, who therefore shall be entitled to apply for appropriate equitable remedies, in addition to any other remedies which it may have at law.</w:delText>
        </w:r>
      </w:del>
    </w:p>
    <w:p w14:paraId="5FB67210" w14:textId="213ECED3" w:rsidR="00F75C1A" w:rsidDel="009E4660" w:rsidRDefault="00F75C1A" w:rsidP="00F75C1A">
      <w:pPr>
        <w:spacing w:line="259" w:lineRule="auto"/>
        <w:ind w:left="1440" w:hanging="1440"/>
        <w:jc w:val="both"/>
        <w:rPr>
          <w:del w:id="285" w:author="Samantha" w:date="2026-08-27T17:13:00Z" w16du:dateUtc="2026-08-27T09:13:00Z"/>
          <w:rFonts w:ascii="Arial" w:hAnsi="Arial"/>
        </w:rPr>
      </w:pPr>
    </w:p>
    <w:p w14:paraId="7542AF0B" w14:textId="019131A6" w:rsidR="000E2856" w:rsidDel="009E4660" w:rsidRDefault="000E2856" w:rsidP="000E2856">
      <w:pPr>
        <w:spacing w:line="259" w:lineRule="auto"/>
        <w:ind w:left="720" w:hanging="720"/>
        <w:jc w:val="both"/>
        <w:rPr>
          <w:del w:id="286" w:author="Samantha" w:date="2026-08-27T17:13:00Z" w16du:dateUtc="2026-08-27T09:13:00Z"/>
          <w:rFonts w:ascii="Arial" w:hAnsi="Arial"/>
        </w:rPr>
      </w:pPr>
    </w:p>
    <w:p w14:paraId="1A423408" w14:textId="25E6D2B9" w:rsidR="000E2856" w:rsidDel="009E4660" w:rsidRDefault="00A9757D" w:rsidP="000E2856">
      <w:pPr>
        <w:spacing w:line="259" w:lineRule="auto"/>
        <w:ind w:left="720" w:hanging="720"/>
        <w:jc w:val="both"/>
        <w:rPr>
          <w:del w:id="287" w:author="Samantha" w:date="2026-08-27T17:13:00Z" w16du:dateUtc="2026-08-27T09:13:00Z"/>
          <w:rFonts w:ascii="Arial" w:hAnsi="Arial"/>
        </w:rPr>
      </w:pPr>
      <w:del w:id="288" w:author="Samantha" w:date="2026-08-27T17:13:00Z" w16du:dateUtc="2026-08-27T09:13:00Z">
        <w:r w:rsidDel="009E4660">
          <w:rPr>
            <w:rFonts w:ascii="Arial" w:hAnsi="Arial"/>
          </w:rPr>
          <w:delText>8</w:delText>
        </w:r>
        <w:r w:rsidR="000E2856" w:rsidDel="009E4660">
          <w:rPr>
            <w:rFonts w:ascii="Arial" w:hAnsi="Arial"/>
          </w:rPr>
          <w:delText>.</w:delText>
        </w:r>
        <w:r w:rsidR="00F75C1A" w:rsidDel="009E4660">
          <w:rPr>
            <w:rFonts w:ascii="Arial" w:hAnsi="Arial"/>
          </w:rPr>
          <w:delText>4</w:delText>
        </w:r>
        <w:r w:rsidR="000E2856" w:rsidDel="009E4660">
          <w:rPr>
            <w:rFonts w:ascii="Arial" w:hAnsi="Arial"/>
          </w:rPr>
          <w:tab/>
          <w:delText>T</w:delText>
        </w:r>
        <w:r w:rsidDel="009E4660">
          <w:rPr>
            <w:rFonts w:ascii="Arial" w:hAnsi="Arial"/>
          </w:rPr>
          <w:delText>he obligations of this Clause 8</w:delText>
        </w:r>
        <w:r w:rsidR="000E2856" w:rsidDel="009E4660">
          <w:rPr>
            <w:rFonts w:ascii="Arial" w:hAnsi="Arial"/>
          </w:rPr>
          <w:delText xml:space="preserve"> shall survive and continue </w:delText>
        </w:r>
        <w:r w:rsidR="000E2856" w:rsidRPr="00F60B8C" w:rsidDel="009E4660">
          <w:rPr>
            <w:rFonts w:ascii="Arial" w:hAnsi="Arial"/>
          </w:rPr>
          <w:delText xml:space="preserve">for </w:delText>
        </w:r>
        <w:r w:rsidR="00F60B8C" w:rsidRPr="00F60B8C" w:rsidDel="009E4660">
          <w:rPr>
            <w:rFonts w:ascii="Arial" w:hAnsi="Arial"/>
          </w:rPr>
          <w:delText>one</w:delText>
        </w:r>
        <w:r w:rsidR="000E2856" w:rsidRPr="00F60B8C" w:rsidDel="009E4660">
          <w:rPr>
            <w:rFonts w:ascii="Arial" w:hAnsi="Arial"/>
          </w:rPr>
          <w:delText xml:space="preserve"> (</w:delText>
        </w:r>
        <w:r w:rsidR="00F60B8C" w:rsidRPr="00F60B8C" w:rsidDel="009E4660">
          <w:rPr>
            <w:rFonts w:ascii="Arial" w:hAnsi="Arial"/>
          </w:rPr>
          <w:delText>1</w:delText>
        </w:r>
        <w:r w:rsidR="000E2856" w:rsidRPr="00F60B8C" w:rsidDel="009E4660">
          <w:rPr>
            <w:rFonts w:ascii="Arial" w:hAnsi="Arial"/>
          </w:rPr>
          <w:delText>)</w:delText>
        </w:r>
        <w:r w:rsidR="001519A7" w:rsidRPr="00F60B8C" w:rsidDel="009E4660">
          <w:rPr>
            <w:rFonts w:ascii="Arial" w:hAnsi="Arial"/>
          </w:rPr>
          <w:delText xml:space="preserve"> </w:delText>
        </w:r>
        <w:r w:rsidR="000E2856" w:rsidRPr="00F60B8C" w:rsidDel="009E4660">
          <w:rPr>
            <w:rFonts w:ascii="Arial" w:hAnsi="Arial"/>
          </w:rPr>
          <w:delText xml:space="preserve">year </w:delText>
        </w:r>
        <w:r w:rsidR="00641795" w:rsidRPr="00F60B8C" w:rsidDel="009E4660">
          <w:rPr>
            <w:rFonts w:ascii="Arial" w:hAnsi="Arial"/>
          </w:rPr>
          <w:delText>fr</w:delText>
        </w:r>
        <w:r w:rsidR="00641795" w:rsidDel="009E4660">
          <w:rPr>
            <w:rFonts w:ascii="Arial" w:hAnsi="Arial"/>
          </w:rPr>
          <w:delText xml:space="preserve">om the date of this </w:delText>
        </w:r>
        <w:r w:rsidR="000E2856" w:rsidDel="009E4660">
          <w:rPr>
            <w:rFonts w:ascii="Arial" w:hAnsi="Arial"/>
          </w:rPr>
          <w:delText>Agreement.</w:delText>
        </w:r>
      </w:del>
    </w:p>
    <w:p w14:paraId="78D2D445" w14:textId="77777777" w:rsidR="000E2856" w:rsidRDefault="000E2856" w:rsidP="000E2856">
      <w:pPr>
        <w:spacing w:line="259" w:lineRule="auto"/>
        <w:ind w:left="720" w:hanging="720"/>
        <w:jc w:val="both"/>
        <w:rPr>
          <w:rFonts w:ascii="Arial" w:hAnsi="Arial"/>
        </w:rPr>
      </w:pPr>
    </w:p>
    <w:p w14:paraId="4B265234" w14:textId="77777777" w:rsidR="0019558B" w:rsidRDefault="0019558B" w:rsidP="000E2856">
      <w:pPr>
        <w:pStyle w:val="BodyText2"/>
        <w:spacing w:line="259" w:lineRule="auto"/>
        <w:jc w:val="both"/>
        <w:rPr>
          <w:rFonts w:ascii="Arial" w:hAnsi="Arial"/>
        </w:rPr>
      </w:pPr>
    </w:p>
    <w:p w14:paraId="182C678A" w14:textId="77777777" w:rsidR="000E2856" w:rsidRDefault="00A9757D" w:rsidP="00E27BC6">
      <w:pPr>
        <w:pStyle w:val="Heading2"/>
        <w:jc w:val="left"/>
      </w:pPr>
      <w:r>
        <w:t>9</w:t>
      </w:r>
      <w:r w:rsidR="000E2856">
        <w:tab/>
        <w:t>OWNERSHIP AND COMMERCIAL EXPLOITATION OF INTELLECTUAL PROPERTY RIGHTS</w:t>
      </w:r>
    </w:p>
    <w:p w14:paraId="7A8CDA04" w14:textId="77777777" w:rsidR="000E2856" w:rsidRDefault="000E2856" w:rsidP="000E2856">
      <w:pPr>
        <w:spacing w:line="259" w:lineRule="auto"/>
        <w:ind w:left="720" w:hanging="720"/>
        <w:jc w:val="both"/>
        <w:rPr>
          <w:rFonts w:ascii="Arial" w:hAnsi="Arial"/>
        </w:rPr>
      </w:pPr>
    </w:p>
    <w:p w14:paraId="0894D733" w14:textId="4CB14092" w:rsidR="000E2856" w:rsidRPr="008D46E0" w:rsidRDefault="00A9757D" w:rsidP="00E87558">
      <w:pPr>
        <w:pStyle w:val="BodyTextIndent2"/>
        <w:tabs>
          <w:tab w:val="left" w:pos="720"/>
        </w:tabs>
      </w:pPr>
      <w:r>
        <w:t>9</w:t>
      </w:r>
      <w:r w:rsidR="000E2856">
        <w:t>.1</w:t>
      </w:r>
      <w:r w:rsidR="000E2856">
        <w:tab/>
        <w:t xml:space="preserve">All information, </w:t>
      </w:r>
      <w:r w:rsidR="000334FB">
        <w:t>k</w:t>
      </w:r>
      <w:r w:rsidR="000E2856">
        <w:t xml:space="preserve">now-how and Intellectual Property disclosed in connection with the Project shall remain the property of the Party introducing and/or disclosing the same to the other for the purposes of this Agreement. It is agreed by the Parties that use of such information, </w:t>
      </w:r>
      <w:r w:rsidR="000334FB">
        <w:t>k</w:t>
      </w:r>
      <w:r w:rsidR="000E2856">
        <w:t xml:space="preserve">now-how and Intellectual Property shall not be construed as a grant of any right or </w:t>
      </w:r>
      <w:r w:rsidR="00F57CAC">
        <w:t>license</w:t>
      </w:r>
      <w:r w:rsidR="000E2856">
        <w:t xml:space="preserve"> except</w:t>
      </w:r>
      <w:commentRangeStart w:id="289"/>
      <w:r w:rsidR="000E2856">
        <w:t xml:space="preserve"> </w:t>
      </w:r>
      <w:commentRangeEnd w:id="289"/>
      <w:r w:rsidR="00F06677">
        <w:rPr>
          <w:rStyle w:val="CommentReference"/>
          <w:sz w:val="20"/>
          <w:szCs w:val="20"/>
        </w:rPr>
        <w:commentReference w:id="289"/>
      </w:r>
      <w:ins w:id="290" w:author="Samantha" w:date="2026-09-01T19:12:00Z" w16du:dateUtc="2026-09-01T11:12:00Z">
        <w:r w:rsidR="002B789D">
          <w:t xml:space="preserve">as expressly provided under this Agreement or </w:t>
        </w:r>
      </w:ins>
      <w:r w:rsidR="000E2856">
        <w:t>as set forth in a separate duly exec</w:t>
      </w:r>
      <w:r w:rsidR="00E87558">
        <w:t xml:space="preserve">uted </w:t>
      </w:r>
      <w:r w:rsidR="00F57CAC">
        <w:t>license</w:t>
      </w:r>
      <w:r w:rsidR="00E87558">
        <w:t xml:space="preserve"> agreement.</w:t>
      </w:r>
    </w:p>
    <w:p w14:paraId="511069DC" w14:textId="77777777" w:rsidR="00260BC0" w:rsidRDefault="00260BC0" w:rsidP="00260BC0">
      <w:pPr>
        <w:spacing w:line="259" w:lineRule="auto"/>
        <w:jc w:val="both"/>
        <w:rPr>
          <w:rFonts w:ascii="Arial" w:hAnsi="Arial"/>
        </w:rPr>
      </w:pPr>
    </w:p>
    <w:p w14:paraId="7DBA0ECF" w14:textId="5B7D721B" w:rsidR="00955624" w:rsidRDefault="00A9757D" w:rsidP="000E2856">
      <w:pPr>
        <w:spacing w:line="259" w:lineRule="auto"/>
        <w:ind w:left="720" w:hanging="720"/>
        <w:jc w:val="both"/>
        <w:rPr>
          <w:rFonts w:ascii="Arial" w:hAnsi="Arial"/>
        </w:rPr>
      </w:pPr>
      <w:r>
        <w:rPr>
          <w:rFonts w:ascii="Arial" w:hAnsi="Arial"/>
        </w:rPr>
        <w:t>9</w:t>
      </w:r>
      <w:r w:rsidR="000E2856">
        <w:rPr>
          <w:rFonts w:ascii="Arial" w:hAnsi="Arial"/>
        </w:rPr>
        <w:t>.2</w:t>
      </w:r>
      <w:r w:rsidR="000E2856">
        <w:rPr>
          <w:rFonts w:ascii="Arial" w:hAnsi="Arial"/>
        </w:rPr>
        <w:tab/>
      </w:r>
      <w:bookmarkStart w:id="291" w:name="_Hlk107387257"/>
      <w:r w:rsidR="00D524F7" w:rsidRPr="00D524F7">
        <w:rPr>
          <w:rStyle w:val="cf01"/>
          <w:rFonts w:ascii="Arial" w:hAnsi="Arial" w:cs="Arial"/>
          <w:color w:val="auto"/>
          <w:sz w:val="20"/>
          <w:szCs w:val="20"/>
        </w:rPr>
        <w:t>In the event that any third party consent or license is required for the use of any IP or other material or equipment for the purposes of the Project,</w:t>
      </w:r>
      <w:commentRangeStart w:id="292"/>
      <w:r w:rsidR="00D524F7" w:rsidRPr="00D524F7">
        <w:rPr>
          <w:rStyle w:val="cf01"/>
          <w:rFonts w:ascii="Arial" w:hAnsi="Arial" w:cs="Arial"/>
          <w:color w:val="auto"/>
          <w:sz w:val="20"/>
          <w:szCs w:val="20"/>
        </w:rPr>
        <w:t xml:space="preserve"> </w:t>
      </w:r>
      <w:commentRangeEnd w:id="292"/>
      <w:r w:rsidR="00F06677" w:rsidRPr="00216ED7">
        <w:rPr>
          <w:rStyle w:val="CommentReference"/>
          <w:rFonts w:ascii="Arial" w:hAnsi="Arial" w:cs="Arial"/>
          <w:sz w:val="20"/>
          <w:szCs w:val="20"/>
        </w:rPr>
        <w:commentReference w:id="292"/>
      </w:r>
      <w:ins w:id="293" w:author="Samantha" w:date="2026-09-01T14:52:00Z" w16du:dateUtc="2026-09-01T06:52:00Z">
        <w:r w:rsidR="00216ED7" w:rsidRPr="00216ED7">
          <w:rPr>
            <w:rStyle w:val="cf01"/>
            <w:rFonts w:ascii="Arial" w:hAnsi="Arial" w:cs="Arial"/>
            <w:color w:val="auto"/>
            <w:sz w:val="20"/>
            <w:szCs w:val="20"/>
          </w:rPr>
          <w:t>where NP determines that such third party consent or license is required, NP shall first discuss the matter with the Company</w:t>
        </w:r>
      </w:ins>
      <w:ins w:id="294" w:author="Samantha" w:date="2026-09-01T14:54:00Z" w16du:dateUtc="2026-09-01T06:54:00Z">
        <w:r w:rsidR="00216ED7">
          <w:rPr>
            <w:rStyle w:val="cf01"/>
            <w:rFonts w:ascii="Arial" w:hAnsi="Arial" w:cs="Arial"/>
            <w:color w:val="auto"/>
            <w:sz w:val="20"/>
            <w:szCs w:val="20"/>
          </w:rPr>
          <w:t xml:space="preserve"> </w:t>
        </w:r>
        <w:r w:rsidR="00216ED7" w:rsidRPr="00216ED7">
          <w:rPr>
            <w:rStyle w:val="cf01"/>
            <w:rFonts w:ascii="Arial" w:hAnsi="Arial" w:cs="Arial"/>
            <w:color w:val="auto"/>
            <w:sz w:val="20"/>
            <w:szCs w:val="20"/>
          </w:rPr>
          <w:t xml:space="preserve">and obtain the </w:t>
        </w:r>
        <w:r w:rsidR="00216ED7">
          <w:rPr>
            <w:rStyle w:val="cf01"/>
            <w:rFonts w:ascii="Arial" w:hAnsi="Arial" w:cs="Arial"/>
            <w:color w:val="auto"/>
            <w:sz w:val="20"/>
            <w:szCs w:val="20"/>
          </w:rPr>
          <w:t>Compan</w:t>
        </w:r>
        <w:r w:rsidR="00216ED7" w:rsidRPr="00216ED7">
          <w:rPr>
            <w:rStyle w:val="cf01"/>
            <w:rFonts w:ascii="Arial" w:hAnsi="Arial" w:cs="Arial"/>
            <w:color w:val="auto"/>
            <w:sz w:val="20"/>
            <w:szCs w:val="20"/>
          </w:rPr>
          <w:t xml:space="preserve">y's </w:t>
        </w:r>
        <w:r w:rsidR="00216ED7" w:rsidRPr="00216ED7">
          <w:rPr>
            <w:rStyle w:val="cf01"/>
            <w:rFonts w:ascii="Arial" w:hAnsi="Arial" w:cs="Arial"/>
            <w:color w:val="auto"/>
            <w:sz w:val="20"/>
            <w:szCs w:val="20"/>
          </w:rPr>
          <w:lastRenderedPageBreak/>
          <w:t>agreement</w:t>
        </w:r>
      </w:ins>
      <w:ins w:id="295" w:author="Samantha" w:date="2026-09-01T14:52:00Z" w16du:dateUtc="2026-09-01T06:52:00Z">
        <w:r w:rsidR="00216ED7" w:rsidRPr="00216ED7">
          <w:rPr>
            <w:rStyle w:val="cf01"/>
            <w:rFonts w:ascii="Arial" w:hAnsi="Arial" w:cs="Arial"/>
            <w:color w:val="auto"/>
            <w:sz w:val="20"/>
            <w:szCs w:val="20"/>
          </w:rPr>
          <w:t>, and the Parties shall discuss in good faith the allocation of any associated costs.</w:t>
        </w:r>
        <w:r w:rsidR="00216ED7">
          <w:rPr>
            <w:rStyle w:val="cf01"/>
            <w:rFonts w:ascii="Arial" w:hAnsi="Arial" w:cs="Arial"/>
            <w:color w:val="auto"/>
            <w:sz w:val="20"/>
            <w:szCs w:val="20"/>
          </w:rPr>
          <w:t xml:space="preserve"> </w:t>
        </w:r>
      </w:ins>
      <w:ins w:id="296" w:author="Samantha" w:date="2026-09-01T14:56:00Z" w16du:dateUtc="2026-09-01T06:56:00Z">
        <w:r w:rsidR="00216ED7" w:rsidRPr="00216ED7">
          <w:rPr>
            <w:rStyle w:val="cf01"/>
            <w:rFonts w:ascii="Arial" w:hAnsi="Arial" w:cs="Arial"/>
            <w:color w:val="auto"/>
            <w:sz w:val="20"/>
            <w:szCs w:val="20"/>
          </w:rPr>
          <w:t>Following such discussion,</w:t>
        </w:r>
        <w:r w:rsidR="00216ED7">
          <w:rPr>
            <w:rStyle w:val="cf01"/>
            <w:rFonts w:ascii="Arial" w:hAnsi="Arial" w:cs="Arial"/>
            <w:color w:val="auto"/>
            <w:sz w:val="20"/>
            <w:szCs w:val="20"/>
          </w:rPr>
          <w:t xml:space="preserve"> </w:t>
        </w:r>
      </w:ins>
      <w:r w:rsidR="00D524F7" w:rsidRPr="00D524F7">
        <w:rPr>
          <w:rStyle w:val="cf01"/>
          <w:rFonts w:ascii="Arial" w:hAnsi="Arial" w:cs="Arial"/>
          <w:color w:val="auto"/>
          <w:sz w:val="20"/>
          <w:szCs w:val="20"/>
        </w:rPr>
        <w:t xml:space="preserve">the Parties shall, at </w:t>
      </w:r>
      <w:del w:id="297" w:author="Samantha" w:date="2026-09-01T14:55:00Z" w16du:dateUtc="2026-09-01T06:55:00Z">
        <w:r w:rsidR="00D524F7" w:rsidRPr="00D524F7" w:rsidDel="00216ED7">
          <w:rPr>
            <w:rStyle w:val="cf01"/>
            <w:rFonts w:ascii="Arial" w:hAnsi="Arial" w:cs="Arial"/>
            <w:color w:val="auto"/>
            <w:sz w:val="20"/>
            <w:szCs w:val="20"/>
          </w:rPr>
          <w:delText xml:space="preserve">its own </w:delText>
        </w:r>
      </w:del>
      <w:ins w:id="298" w:author="Samantha" w:date="2026-09-01T14:57:00Z" w16du:dateUtc="2026-09-01T06:57:00Z">
        <w:r w:rsidR="00216ED7" w:rsidRPr="00216ED7">
          <w:rPr>
            <w:rStyle w:val="cf01"/>
            <w:rFonts w:ascii="Arial" w:hAnsi="Arial" w:cs="Arial"/>
            <w:color w:val="auto"/>
            <w:sz w:val="20"/>
            <w:szCs w:val="20"/>
          </w:rPr>
          <w:t xml:space="preserve">such allocation of </w:t>
        </w:r>
      </w:ins>
      <w:r w:rsidR="00D524F7" w:rsidRPr="00D524F7">
        <w:rPr>
          <w:rStyle w:val="cf01"/>
          <w:rFonts w:ascii="Arial" w:hAnsi="Arial" w:cs="Arial"/>
          <w:color w:val="auto"/>
          <w:sz w:val="20"/>
          <w:szCs w:val="20"/>
        </w:rPr>
        <w:t>costs</w:t>
      </w:r>
      <w:ins w:id="299" w:author="Samantha" w:date="2026-09-01T14:57:00Z" w16du:dateUtc="2026-09-01T06:57:00Z">
        <w:r w:rsidR="00216ED7">
          <w:rPr>
            <w:rStyle w:val="cf01"/>
            <w:rFonts w:ascii="Arial" w:hAnsi="Arial" w:cs="Arial"/>
            <w:color w:val="auto"/>
            <w:sz w:val="20"/>
            <w:szCs w:val="20"/>
          </w:rPr>
          <w:t xml:space="preserve"> </w:t>
        </w:r>
        <w:r w:rsidR="00216ED7" w:rsidRPr="00216ED7">
          <w:rPr>
            <w:rStyle w:val="cf01"/>
            <w:rFonts w:ascii="Arial" w:hAnsi="Arial" w:cs="Arial"/>
            <w:color w:val="auto"/>
            <w:sz w:val="20"/>
            <w:szCs w:val="20"/>
          </w:rPr>
          <w:t>as may be agreed by the Parties</w:t>
        </w:r>
      </w:ins>
      <w:r w:rsidR="00D524F7" w:rsidRPr="00D524F7">
        <w:rPr>
          <w:rStyle w:val="cf01"/>
          <w:rFonts w:ascii="Arial" w:hAnsi="Arial" w:cs="Arial"/>
          <w:color w:val="auto"/>
          <w:sz w:val="20"/>
          <w:szCs w:val="20"/>
        </w:rPr>
        <w:t xml:space="preserve">, take the necessary steps to obtain such third party consent or secure an irrevocable, non-exclusive, perpetual, royalty-free license allowing the Parties for the pre-existing element of the third party </w:t>
      </w:r>
      <w:r w:rsidR="00D524F7">
        <w:rPr>
          <w:rFonts w:ascii="Arial" w:hAnsi="Arial"/>
        </w:rPr>
        <w:t>Intellectual Property</w:t>
      </w:r>
      <w:r w:rsidR="00D524F7" w:rsidRPr="00D524F7">
        <w:rPr>
          <w:rStyle w:val="cf01"/>
          <w:rFonts w:ascii="Arial" w:hAnsi="Arial" w:cs="Arial"/>
          <w:color w:val="auto"/>
          <w:sz w:val="20"/>
          <w:szCs w:val="20"/>
        </w:rPr>
        <w:t xml:space="preserve"> to be used for the purposes of the Project, on mutually agreeable terms between the Parties and the third party.</w:t>
      </w:r>
    </w:p>
    <w:bookmarkEnd w:id="291"/>
    <w:p w14:paraId="65D71EFF" w14:textId="77777777" w:rsidR="00955624" w:rsidRDefault="00955624" w:rsidP="000E2856">
      <w:pPr>
        <w:spacing w:line="259" w:lineRule="auto"/>
        <w:ind w:left="720" w:hanging="720"/>
        <w:jc w:val="both"/>
        <w:rPr>
          <w:rFonts w:ascii="Arial" w:hAnsi="Arial"/>
        </w:rPr>
      </w:pPr>
    </w:p>
    <w:p w14:paraId="4E62AD92" w14:textId="2136B81F" w:rsidR="009C3AF5" w:rsidRPr="009C3AF5" w:rsidRDefault="00955624" w:rsidP="009C3AF5">
      <w:pPr>
        <w:spacing w:line="259" w:lineRule="auto"/>
        <w:ind w:left="720" w:hanging="720"/>
        <w:jc w:val="both"/>
        <w:rPr>
          <w:rFonts w:ascii="Arial" w:hAnsi="Arial"/>
          <w:color w:val="0070C0"/>
        </w:rPr>
      </w:pPr>
      <w:r>
        <w:rPr>
          <w:rFonts w:ascii="Arial" w:hAnsi="Arial"/>
        </w:rPr>
        <w:t>9.3</w:t>
      </w:r>
      <w:r>
        <w:rPr>
          <w:rFonts w:ascii="Arial" w:hAnsi="Arial"/>
        </w:rPr>
        <w:tab/>
      </w:r>
      <w:r w:rsidR="009C3AF5" w:rsidRPr="009C3AF5">
        <w:rPr>
          <w:rFonts w:ascii="Arial" w:hAnsi="Arial"/>
          <w:color w:val="0070C0"/>
        </w:rPr>
        <w:t xml:space="preserve">All </w:t>
      </w:r>
      <w:del w:id="300" w:author="Samantha" w:date="2026-09-01T19:15:00Z" w16du:dateUtc="2026-09-01T11:15:00Z">
        <w:r w:rsidR="009C3AF5" w:rsidRPr="009C3AF5" w:rsidDel="002B789D">
          <w:rPr>
            <w:rFonts w:ascii="Arial" w:hAnsi="Arial"/>
            <w:color w:val="0070C0"/>
          </w:rPr>
          <w:delText>Intellectual Property and know-how first generated, conceived, developed or reduced to practice in the course of or arising from the Project ("Project IP")</w:delText>
        </w:r>
        <w:commentRangeStart w:id="301"/>
        <w:r w:rsidR="009C3AF5" w:rsidRPr="009C3AF5" w:rsidDel="002B789D">
          <w:rPr>
            <w:rFonts w:ascii="Arial" w:hAnsi="Arial"/>
            <w:color w:val="0070C0"/>
          </w:rPr>
          <w:delText xml:space="preserve"> </w:delText>
        </w:r>
      </w:del>
      <w:commentRangeEnd w:id="301"/>
      <w:r w:rsidR="00F06677" w:rsidRPr="00FC1103">
        <w:rPr>
          <w:rStyle w:val="CommentReference"/>
          <w:rFonts w:ascii="Arial" w:hAnsi="Arial"/>
          <w:color w:val="0070C0"/>
          <w:sz w:val="20"/>
          <w:szCs w:val="20"/>
        </w:rPr>
        <w:commentReference w:id="301"/>
      </w:r>
      <w:ins w:id="302" w:author="Samantha" w:date="2026-09-02T16:24:00Z" w16du:dateUtc="2026-09-02T08:24:00Z">
        <w:r w:rsidR="00FC1103" w:rsidRPr="00FC1103">
          <w:rPr>
            <w:rFonts w:ascii="Arial" w:hAnsi="Arial"/>
            <w:color w:val="0070C0"/>
          </w:rPr>
          <w:t>Project Results</w:t>
        </w:r>
      </w:ins>
      <w:ins w:id="303" w:author="Samantha" w:date="2026-09-02T13:53:00Z" w16du:dateUtc="2026-09-02T05:53:00Z">
        <w:r w:rsidR="00F25F9B">
          <w:rPr>
            <w:rFonts w:ascii="Arial" w:hAnsi="Arial"/>
            <w:color w:val="0070C0"/>
          </w:rPr>
          <w:t xml:space="preserve"> </w:t>
        </w:r>
      </w:ins>
      <w:r w:rsidR="009C3AF5" w:rsidRPr="009C3AF5">
        <w:rPr>
          <w:rFonts w:ascii="Arial" w:hAnsi="Arial"/>
          <w:color w:val="0070C0"/>
        </w:rPr>
        <w:t>shall be jointly owned by NP and Company.</w:t>
      </w:r>
    </w:p>
    <w:p w14:paraId="3AA99381" w14:textId="2BD9232A" w:rsidR="009C3AF5" w:rsidRDefault="009C3AF5" w:rsidP="009C3AF5">
      <w:pPr>
        <w:spacing w:line="259" w:lineRule="auto"/>
        <w:ind w:left="720" w:hanging="720"/>
        <w:jc w:val="both"/>
        <w:rPr>
          <w:rFonts w:ascii="Arial" w:hAnsi="Arial"/>
          <w:color w:val="0070C0"/>
        </w:rPr>
      </w:pPr>
    </w:p>
    <w:p w14:paraId="08CD09F6" w14:textId="6486A38F" w:rsidR="000E2856" w:rsidRDefault="009C3AF5" w:rsidP="009C3AF5">
      <w:pPr>
        <w:spacing w:line="259" w:lineRule="auto"/>
        <w:ind w:left="720" w:hanging="720"/>
        <w:jc w:val="both"/>
        <w:rPr>
          <w:rFonts w:ascii="Arial" w:hAnsi="Arial"/>
        </w:rPr>
      </w:pPr>
      <w:r>
        <w:rPr>
          <w:rFonts w:ascii="Arial" w:hAnsi="Arial"/>
          <w:color w:val="0070C0"/>
        </w:rPr>
        <w:tab/>
      </w:r>
      <w:r w:rsidRPr="009C3AF5">
        <w:rPr>
          <w:rFonts w:ascii="Arial" w:hAnsi="Arial"/>
          <w:color w:val="0070C0"/>
        </w:rPr>
        <w:t xml:space="preserve">Subject to Clauses 9.4 to 9.8, each Party shall be entitled to use, reproduce, modify, develop, publish, </w:t>
      </w:r>
      <w:r>
        <w:rPr>
          <w:rFonts w:ascii="Arial" w:hAnsi="Arial"/>
          <w:color w:val="0070C0"/>
        </w:rPr>
        <w:t>commercialise</w:t>
      </w:r>
      <w:r w:rsidRPr="009C3AF5">
        <w:rPr>
          <w:rFonts w:ascii="Arial" w:hAnsi="Arial"/>
          <w:color w:val="0070C0"/>
        </w:rPr>
        <w:t xml:space="preserve">, exploit, license and otherwise deal with the </w:t>
      </w:r>
      <w:del w:id="304" w:author="Samantha" w:date="2026-09-02T18:13:00Z" w16du:dateUtc="2026-09-02T10:13:00Z">
        <w:r w:rsidRPr="009C3AF5" w:rsidDel="00FC1103">
          <w:rPr>
            <w:rFonts w:ascii="Arial" w:hAnsi="Arial"/>
            <w:color w:val="0070C0"/>
          </w:rPr>
          <w:delText>Project</w:delText>
        </w:r>
        <w:commentRangeStart w:id="305"/>
        <w:r w:rsidRPr="009C3AF5" w:rsidDel="00FC1103">
          <w:rPr>
            <w:rFonts w:ascii="Arial" w:hAnsi="Arial"/>
            <w:color w:val="0070C0"/>
          </w:rPr>
          <w:delText xml:space="preserve"> </w:delText>
        </w:r>
      </w:del>
      <w:commentRangeEnd w:id="305"/>
      <w:r w:rsidR="00F06677">
        <w:rPr>
          <w:rStyle w:val="CommentReference"/>
          <w:rFonts w:ascii="Arial" w:hAnsi="Arial"/>
          <w:color w:val="0070C0"/>
          <w:sz w:val="20"/>
          <w:szCs w:val="20"/>
        </w:rPr>
        <w:commentReference w:id="305"/>
      </w:r>
      <w:ins w:id="306" w:author="Samantha" w:date="2026-09-02T18:13:00Z" w16du:dateUtc="2026-09-02T10:13:00Z">
        <w:r w:rsidR="00FC1103">
          <w:rPr>
            <w:rFonts w:ascii="Arial" w:hAnsi="Arial"/>
            <w:color w:val="0070C0"/>
          </w:rPr>
          <w:t xml:space="preserve">Foreground </w:t>
        </w:r>
      </w:ins>
      <w:r w:rsidRPr="009C3AF5">
        <w:rPr>
          <w:rFonts w:ascii="Arial" w:hAnsi="Arial"/>
          <w:color w:val="0070C0"/>
        </w:rPr>
        <w:t>IP without obtaining the consent of the other Party and without any obligation to account to the other Party.</w:t>
      </w:r>
      <w:r w:rsidR="000E2856">
        <w:rPr>
          <w:rFonts w:ascii="Arial" w:hAnsi="Arial"/>
        </w:rPr>
        <w:t xml:space="preserve"> </w:t>
      </w:r>
    </w:p>
    <w:p w14:paraId="3D03D65E" w14:textId="77777777" w:rsidR="000E2856" w:rsidRDefault="000E2856" w:rsidP="000E2856">
      <w:pPr>
        <w:spacing w:line="259" w:lineRule="auto"/>
        <w:ind w:left="720" w:hanging="720"/>
      </w:pPr>
    </w:p>
    <w:p w14:paraId="141DABA6" w14:textId="4714F3F2" w:rsidR="00EE5A4A" w:rsidRDefault="00251C88" w:rsidP="00EE5A4A">
      <w:pPr>
        <w:widowControl/>
        <w:overflowPunct/>
        <w:autoSpaceDE/>
        <w:autoSpaceDN/>
        <w:adjustRightInd/>
        <w:ind w:left="720" w:hanging="720"/>
        <w:jc w:val="both"/>
        <w:rPr>
          <w:rFonts w:ascii="Arial" w:eastAsia="Arial" w:hAnsi="Arial" w:cs="Arial"/>
        </w:rPr>
      </w:pPr>
      <w:r w:rsidRPr="00357426">
        <w:rPr>
          <w:rFonts w:ascii="Arial" w:hAnsi="Arial" w:cs="Arial"/>
        </w:rPr>
        <w:t>9.</w:t>
      </w:r>
      <w:r w:rsidR="00357426" w:rsidRPr="00357426">
        <w:rPr>
          <w:rFonts w:ascii="Arial" w:hAnsi="Arial" w:cs="Arial"/>
        </w:rPr>
        <w:t>4</w:t>
      </w:r>
      <w:r w:rsidR="003B0485" w:rsidRPr="00357426">
        <w:rPr>
          <w:rFonts w:ascii="Arial" w:hAnsi="Arial" w:cs="Arial"/>
        </w:rPr>
        <w:t xml:space="preserve"> </w:t>
      </w:r>
      <w:r w:rsidRPr="00357426">
        <w:rPr>
          <w:rFonts w:ascii="Arial" w:hAnsi="Arial" w:cs="Arial"/>
        </w:rPr>
        <w:tab/>
      </w:r>
      <w:r w:rsidR="001E4440" w:rsidRPr="001E4440">
        <w:rPr>
          <w:rFonts w:ascii="Arial" w:hAnsi="Arial" w:cs="Arial"/>
          <w:color w:val="0070C0"/>
        </w:rPr>
        <w:t>Where any</w:t>
      </w:r>
      <w:commentRangeStart w:id="307"/>
      <w:r w:rsidR="001E4440" w:rsidRPr="001E4440">
        <w:rPr>
          <w:rFonts w:ascii="Arial" w:hAnsi="Arial" w:cs="Arial"/>
          <w:color w:val="0070C0"/>
        </w:rPr>
        <w:t xml:space="preserve"> </w:t>
      </w:r>
      <w:commentRangeEnd w:id="307"/>
      <w:r w:rsidR="00F06677" w:rsidRPr="001E4440">
        <w:rPr>
          <w:rStyle w:val="CommentReference"/>
          <w:rFonts w:ascii="Arial" w:hAnsi="Arial" w:cs="Arial"/>
          <w:color w:val="0070C0"/>
          <w:sz w:val="20"/>
          <w:szCs w:val="20"/>
        </w:rPr>
        <w:commentReference w:id="307"/>
      </w:r>
      <w:del w:id="308" w:author="Samantha" w:date="2026-09-01T19:15:00Z" w16du:dateUtc="2026-09-01T11:15:00Z">
        <w:r w:rsidR="001E4440" w:rsidRPr="001E4440" w:rsidDel="002B789D">
          <w:rPr>
            <w:rFonts w:ascii="Arial" w:hAnsi="Arial" w:cs="Arial"/>
            <w:color w:val="0070C0"/>
          </w:rPr>
          <w:delText xml:space="preserve">Project </w:delText>
        </w:r>
      </w:del>
      <w:ins w:id="309" w:author="Samantha" w:date="2026-09-01T19:15:00Z" w16du:dateUtc="2026-09-01T11:15:00Z">
        <w:r w:rsidR="002B789D">
          <w:rPr>
            <w:rFonts w:ascii="Arial" w:hAnsi="Arial"/>
            <w:color w:val="0070C0"/>
          </w:rPr>
          <w:t xml:space="preserve">Foreground </w:t>
        </w:r>
      </w:ins>
      <w:r w:rsidR="001E4440" w:rsidRPr="001E4440">
        <w:rPr>
          <w:rFonts w:ascii="Arial" w:hAnsi="Arial" w:cs="Arial"/>
          <w:color w:val="0070C0"/>
        </w:rPr>
        <w:t xml:space="preserve">IP </w:t>
      </w:r>
      <w:ins w:id="310" w:author="Samantha" w:date="2026-09-01T19:17:00Z" w16du:dateUtc="2026-09-01T11:17:00Z">
        <w:r w:rsidR="002B789D">
          <w:rPr>
            <w:rFonts w:ascii="Arial" w:hAnsi="Arial" w:cs="Arial"/>
            <w:color w:val="0070C0"/>
          </w:rPr>
          <w:t xml:space="preserve">(a) is </w:t>
        </w:r>
      </w:ins>
      <w:r w:rsidR="001E4440" w:rsidRPr="001E4440">
        <w:rPr>
          <w:rFonts w:ascii="Arial" w:hAnsi="Arial" w:cs="Arial"/>
          <w:color w:val="0070C0"/>
        </w:rPr>
        <w:t xml:space="preserve">intended for use in automotive battery systems </w:t>
      </w:r>
      <w:ins w:id="311" w:author="Samantha" w:date="2026-09-02T17:51:00Z" w16du:dateUtc="2026-09-02T09:51:00Z">
        <w:r w:rsidR="00FC1103">
          <w:rPr>
            <w:rFonts w:ascii="Arial" w:hAnsi="Arial" w:cs="Arial"/>
            <w:color w:val="0070C0"/>
          </w:rPr>
          <w:t xml:space="preserve">or (b) </w:t>
        </w:r>
      </w:ins>
      <w:r w:rsidR="001E4440" w:rsidRPr="001E4440">
        <w:rPr>
          <w:rFonts w:ascii="Arial" w:hAnsi="Arial" w:cs="Arial"/>
          <w:color w:val="0070C0"/>
        </w:rPr>
        <w:t>incorporates</w:t>
      </w:r>
      <w:ins w:id="312" w:author="Samantha" w:date="2026-09-03T18:05:00Z" w16du:dateUtc="2026-09-03T10:05:00Z">
        <w:r w:rsidR="00F06677" w:rsidRPr="00FC1103">
          <w:rPr>
            <w:rFonts w:ascii="Arial" w:hAnsi="Arial" w:cs="Arial"/>
            <w:bCs/>
            <w:color w:val="0070C0"/>
          </w:rPr>
          <w:t>, derives from,</w:t>
        </w:r>
      </w:ins>
      <w:r w:rsidR="001E4440" w:rsidRPr="001E4440">
        <w:rPr>
          <w:rFonts w:ascii="Arial" w:hAnsi="Arial" w:cs="Arial"/>
          <w:color w:val="0070C0"/>
        </w:rPr>
        <w:t xml:space="preserve"> or </w:t>
      </w:r>
      <w:del w:id="313" w:author="Samantha" w:date="2026-09-03T18:05:00Z" w16du:dateUtc="2026-09-03T10:05:00Z">
        <w:r w:rsidR="001E4440" w:rsidRPr="001E4440" w:rsidDel="00F06677">
          <w:rPr>
            <w:rFonts w:ascii="Arial" w:hAnsi="Arial" w:cs="Arial"/>
            <w:color w:val="0070C0"/>
          </w:rPr>
          <w:delText xml:space="preserve">substantially </w:delText>
        </w:r>
      </w:del>
      <w:r w:rsidR="001E4440" w:rsidRPr="001E4440">
        <w:rPr>
          <w:rFonts w:ascii="Arial" w:hAnsi="Arial" w:cs="Arial"/>
          <w:color w:val="0070C0"/>
        </w:rPr>
        <w:t xml:space="preserve">relies upon Company's proprietary Background IP, Confidential Information or other proprietary information </w:t>
      </w:r>
      <w:del w:id="314" w:author="Samantha" w:date="2026-09-03T17:51:00Z" w16du:dateUtc="2026-09-03T09:51:00Z">
        <w:r w:rsidR="001E4440" w:rsidRPr="001E4440" w:rsidDel="00F06677">
          <w:rPr>
            <w:rFonts w:ascii="Arial" w:hAnsi="Arial" w:cs="Arial"/>
            <w:color w:val="0070C0"/>
          </w:rPr>
          <w:delText xml:space="preserve">relating </w:delText>
        </w:r>
      </w:del>
      <w:ins w:id="315" w:author="Samantha" w:date="2026-09-03T17:51:00Z" w16du:dateUtc="2026-09-03T09:51:00Z">
        <w:r w:rsidR="00F06677">
          <w:rPr>
            <w:rFonts w:ascii="Arial" w:hAnsi="Arial" w:cs="Arial"/>
            <w:color w:val="0070C0"/>
          </w:rPr>
          <w:t xml:space="preserve">(including but not limited </w:t>
        </w:r>
      </w:ins>
      <w:r w:rsidR="001E4440" w:rsidRPr="001E4440">
        <w:rPr>
          <w:rFonts w:ascii="Arial" w:hAnsi="Arial" w:cs="Arial"/>
          <w:color w:val="0070C0"/>
        </w:rPr>
        <w:t xml:space="preserve">to </w:t>
      </w:r>
      <w:ins w:id="316" w:author="Samantha" w:date="2026-09-03T17:51:00Z" w16du:dateUtc="2026-09-03T09:51:00Z">
        <w:r w:rsidR="00F06677">
          <w:rPr>
            <w:rFonts w:ascii="Arial" w:hAnsi="Arial" w:cs="Arial"/>
            <w:color w:val="0070C0"/>
          </w:rPr>
          <w:t xml:space="preserve">knowledge </w:t>
        </w:r>
      </w:ins>
      <w:ins w:id="317" w:author="Samantha" w:date="2026-09-03T17:52:00Z" w16du:dateUtc="2026-09-03T09:52:00Z">
        <w:r w:rsidR="00F06677">
          <w:rPr>
            <w:rFonts w:ascii="Arial" w:hAnsi="Arial" w:cs="Arial"/>
            <w:color w:val="0070C0"/>
          </w:rPr>
          <w:t xml:space="preserve">of battery management system (BMS) and </w:t>
        </w:r>
      </w:ins>
      <w:r w:rsidR="001E4440" w:rsidRPr="001E4440">
        <w:rPr>
          <w:rFonts w:ascii="Arial" w:hAnsi="Arial" w:cs="Arial"/>
          <w:color w:val="0070C0"/>
        </w:rPr>
        <w:t>electrochemical impedance spectroscopy (EIS)</w:t>
      </w:r>
      <w:ins w:id="318" w:author="Samantha" w:date="2026-09-03T17:52:00Z" w16du:dateUtc="2026-09-03T09:52:00Z">
        <w:r w:rsidR="00F06677">
          <w:rPr>
            <w:rFonts w:ascii="Arial" w:hAnsi="Arial" w:cs="Arial"/>
            <w:color w:val="0070C0"/>
          </w:rPr>
          <w:t>)</w:t>
        </w:r>
      </w:ins>
      <w:r w:rsidR="001E4440" w:rsidRPr="001E4440">
        <w:rPr>
          <w:rFonts w:ascii="Arial" w:hAnsi="Arial" w:cs="Arial"/>
          <w:color w:val="0070C0"/>
        </w:rPr>
        <w:t xml:space="preserve"> </w:t>
      </w:r>
      <w:ins w:id="319" w:author="Samantha" w:date="2026-09-01T19:17:00Z" w16du:dateUtc="2026-09-01T11:17:00Z">
        <w:r w:rsidR="002B789D">
          <w:rPr>
            <w:rFonts w:ascii="Arial" w:hAnsi="Arial" w:cs="Arial"/>
            <w:color w:val="0070C0"/>
          </w:rPr>
          <w:t xml:space="preserve">provided by Company hereunder </w:t>
        </w:r>
      </w:ins>
      <w:r w:rsidR="001E4440" w:rsidRPr="001E4440">
        <w:rPr>
          <w:rFonts w:ascii="Arial" w:hAnsi="Arial" w:cs="Arial"/>
          <w:color w:val="0070C0"/>
        </w:rPr>
        <w:t xml:space="preserve">(collectively, "Company Proprietary Information"), NP may use such </w:t>
      </w:r>
      <w:del w:id="320" w:author="Samantha" w:date="2026-09-01T19:15:00Z" w16du:dateUtc="2026-09-01T11:15:00Z">
        <w:r w:rsidR="001E4440" w:rsidRPr="001E4440" w:rsidDel="002B789D">
          <w:rPr>
            <w:rFonts w:ascii="Arial" w:hAnsi="Arial" w:cs="Arial"/>
            <w:color w:val="0070C0"/>
          </w:rPr>
          <w:delText xml:space="preserve">Project </w:delText>
        </w:r>
      </w:del>
      <w:ins w:id="321" w:author="Samantha" w:date="2026-09-01T19:15:00Z" w16du:dateUtc="2026-09-01T11:15:00Z">
        <w:r w:rsidR="002B789D">
          <w:rPr>
            <w:rFonts w:ascii="Arial" w:hAnsi="Arial"/>
            <w:color w:val="0070C0"/>
          </w:rPr>
          <w:t xml:space="preserve">Foreground </w:t>
        </w:r>
      </w:ins>
      <w:r w:rsidR="001E4440" w:rsidRPr="001E4440">
        <w:rPr>
          <w:rFonts w:ascii="Arial" w:hAnsi="Arial" w:cs="Arial"/>
          <w:color w:val="0070C0"/>
        </w:rPr>
        <w:t>IP for research, educational, consultancy, validation, translational or collaborative activities with Company or its</w:t>
      </w:r>
      <w:del w:id="322" w:author="Samantha" w:date="2026-09-02T20:50:00Z" w16du:dateUtc="2026-09-02T12:50:00Z">
        <w:r w:rsidR="001E4440" w:rsidRPr="001E4440" w:rsidDel="00D524AE">
          <w:rPr>
            <w:rFonts w:ascii="Arial" w:hAnsi="Arial" w:cs="Arial"/>
            <w:color w:val="0070C0"/>
          </w:rPr>
          <w:delText xml:space="preserve"> affiliates</w:delText>
        </w:r>
      </w:del>
      <w:ins w:id="323" w:author="Samantha" w:date="2026-09-02T20:50:00Z" w16du:dateUtc="2026-09-02T12:50:00Z">
        <w:r w:rsidR="00D524AE">
          <w:rPr>
            <w:rFonts w:ascii="Arial" w:hAnsi="Arial" w:cs="Arial"/>
            <w:color w:val="0070C0"/>
          </w:rPr>
          <w:t xml:space="preserve"> A</w:t>
        </w:r>
        <w:r w:rsidR="00D524AE" w:rsidRPr="001E4440">
          <w:rPr>
            <w:rFonts w:ascii="Arial" w:hAnsi="Arial" w:cs="Arial"/>
            <w:color w:val="0070C0"/>
          </w:rPr>
          <w:t>ffiliates</w:t>
        </w:r>
      </w:ins>
      <w:r w:rsidR="001E4440" w:rsidRPr="001E4440">
        <w:rPr>
          <w:rFonts w:ascii="Arial" w:hAnsi="Arial" w:cs="Arial"/>
          <w:color w:val="0070C0"/>
        </w:rPr>
        <w:t>, subject to the terms of this Agreement and any further written agreement entered into between the Parties.</w:t>
      </w:r>
    </w:p>
    <w:p w14:paraId="4C165115" w14:textId="77777777" w:rsidR="00EE5A4A" w:rsidRPr="00DB75AB" w:rsidRDefault="00EE5A4A" w:rsidP="00EE5A4A">
      <w:pPr>
        <w:widowControl/>
        <w:overflowPunct/>
        <w:autoSpaceDE/>
        <w:autoSpaceDN/>
        <w:adjustRightInd/>
        <w:ind w:left="720" w:hanging="720"/>
        <w:jc w:val="both"/>
        <w:rPr>
          <w:rFonts w:ascii="Arial" w:eastAsia="Arial" w:hAnsi="Arial" w:cs="Arial"/>
        </w:rPr>
      </w:pPr>
    </w:p>
    <w:p w14:paraId="10E5AFA1" w14:textId="117AEDF3" w:rsidR="00251C88" w:rsidRDefault="00EE5A4A" w:rsidP="00251C88">
      <w:pPr>
        <w:widowControl/>
        <w:overflowPunct/>
        <w:autoSpaceDE/>
        <w:autoSpaceDN/>
        <w:adjustRightInd/>
        <w:ind w:left="720" w:hanging="720"/>
        <w:jc w:val="both"/>
        <w:rPr>
          <w:rFonts w:ascii="Arial" w:hAnsi="Arial" w:cs="Arial"/>
        </w:rPr>
      </w:pPr>
      <w:r>
        <w:rPr>
          <w:rFonts w:ascii="Arial" w:hAnsi="Arial" w:cs="Arial"/>
        </w:rPr>
        <w:t>9.5</w:t>
      </w:r>
      <w:r>
        <w:rPr>
          <w:rFonts w:ascii="Arial" w:hAnsi="Arial" w:cs="Arial"/>
        </w:rPr>
        <w:tab/>
      </w:r>
      <w:r w:rsidR="00DD782B" w:rsidRPr="00DD782B">
        <w:rPr>
          <w:rFonts w:ascii="Arial" w:hAnsi="Arial" w:cs="Arial"/>
          <w:color w:val="0070C0"/>
        </w:rPr>
        <w:t xml:space="preserve">Where </w:t>
      </w:r>
      <w:del w:id="324" w:author="Samantha" w:date="2026-09-01T19:15:00Z" w16du:dateUtc="2026-09-01T11:15:00Z">
        <w:r w:rsidR="00DD782B" w:rsidRPr="00DD782B" w:rsidDel="002B789D">
          <w:rPr>
            <w:rFonts w:ascii="Arial" w:hAnsi="Arial" w:cs="Arial"/>
            <w:color w:val="0070C0"/>
          </w:rPr>
          <w:delText xml:space="preserve">Project </w:delText>
        </w:r>
      </w:del>
      <w:ins w:id="325" w:author="Samantha" w:date="2026-09-01T19:15:00Z" w16du:dateUtc="2026-09-01T11:15:00Z">
        <w:r w:rsidR="002B789D">
          <w:rPr>
            <w:rFonts w:ascii="Arial" w:hAnsi="Arial"/>
            <w:color w:val="0070C0"/>
          </w:rPr>
          <w:t xml:space="preserve">Foreground </w:t>
        </w:r>
      </w:ins>
      <w:r w:rsidR="00DD782B" w:rsidRPr="00DD782B">
        <w:rPr>
          <w:rFonts w:ascii="Arial" w:hAnsi="Arial" w:cs="Arial"/>
          <w:color w:val="0070C0"/>
        </w:rPr>
        <w:t>IP</w:t>
      </w:r>
      <w:commentRangeStart w:id="326"/>
      <w:r w:rsidR="00DD782B" w:rsidRPr="00DD782B">
        <w:rPr>
          <w:rFonts w:ascii="Arial" w:hAnsi="Arial" w:cs="Arial"/>
          <w:color w:val="0070C0"/>
        </w:rPr>
        <w:t xml:space="preserve"> </w:t>
      </w:r>
      <w:commentRangeEnd w:id="326"/>
      <w:r w:rsidR="00F06677">
        <w:rPr>
          <w:rStyle w:val="CommentReference"/>
          <w:rFonts w:ascii="Arial" w:hAnsi="Arial" w:cs="Arial"/>
          <w:color w:val="0070C0"/>
          <w:sz w:val="20"/>
          <w:szCs w:val="20"/>
        </w:rPr>
        <w:commentReference w:id="326"/>
      </w:r>
      <w:ins w:id="327" w:author="Samantha" w:date="2026-09-03T18:09:00Z" w16du:dateUtc="2026-09-03T10:09:00Z">
        <w:r w:rsidR="00F06677">
          <w:rPr>
            <w:rFonts w:ascii="Arial" w:hAnsi="Arial" w:cs="Arial"/>
            <w:color w:val="0070C0"/>
          </w:rPr>
          <w:t xml:space="preserve">(a) is not </w:t>
        </w:r>
        <w:r w:rsidR="00F06677" w:rsidRPr="001E4440">
          <w:rPr>
            <w:rFonts w:ascii="Arial" w:hAnsi="Arial" w:cs="Arial"/>
            <w:color w:val="0070C0"/>
          </w:rPr>
          <w:t xml:space="preserve">intended for use in automotive battery systems </w:t>
        </w:r>
        <w:r w:rsidR="00F06677">
          <w:rPr>
            <w:rFonts w:ascii="Arial" w:hAnsi="Arial" w:cs="Arial"/>
            <w:color w:val="0070C0"/>
          </w:rPr>
          <w:t xml:space="preserve">and (b) </w:t>
        </w:r>
      </w:ins>
      <w:r w:rsidR="00DD782B" w:rsidRPr="00DD782B">
        <w:rPr>
          <w:rFonts w:ascii="Arial" w:hAnsi="Arial" w:cs="Arial"/>
          <w:color w:val="0070C0"/>
        </w:rPr>
        <w:t>does not incorporate</w:t>
      </w:r>
      <w:ins w:id="328" w:author="Samantha" w:date="2026-09-03T18:09:00Z" w16du:dateUtc="2026-09-03T10:09:00Z">
        <w:r w:rsidR="00F06677" w:rsidRPr="00FC1103">
          <w:rPr>
            <w:rFonts w:ascii="Arial" w:hAnsi="Arial" w:cs="Arial"/>
            <w:bCs/>
            <w:color w:val="0070C0"/>
          </w:rPr>
          <w:t>, derives from,</w:t>
        </w:r>
      </w:ins>
      <w:r w:rsidR="00DD782B" w:rsidRPr="00DD782B">
        <w:rPr>
          <w:rFonts w:ascii="Arial" w:hAnsi="Arial" w:cs="Arial"/>
          <w:color w:val="0070C0"/>
        </w:rPr>
        <w:t xml:space="preserve"> or </w:t>
      </w:r>
      <w:del w:id="329" w:author="Samantha" w:date="2026-09-03T18:09:00Z" w16du:dateUtc="2026-09-03T10:09:00Z">
        <w:r w:rsidR="00DD782B" w:rsidRPr="00DD782B" w:rsidDel="00F06677">
          <w:rPr>
            <w:rFonts w:ascii="Arial" w:hAnsi="Arial" w:cs="Arial"/>
            <w:color w:val="0070C0"/>
          </w:rPr>
          <w:delText xml:space="preserve">substantially </w:delText>
        </w:r>
      </w:del>
      <w:r w:rsidR="00DD782B" w:rsidRPr="00DD782B">
        <w:rPr>
          <w:rFonts w:ascii="Arial" w:hAnsi="Arial" w:cs="Arial"/>
          <w:color w:val="0070C0"/>
        </w:rPr>
        <w:t xml:space="preserve">rely upon Company Proprietary Information, NP shall be free to use, develop, reproduce, commercialise, assign, transfer, license or otherwise exploit such </w:t>
      </w:r>
      <w:del w:id="330" w:author="Samantha" w:date="2026-09-01T19:15:00Z" w16du:dateUtc="2026-09-01T11:15:00Z">
        <w:r w:rsidR="00DD782B" w:rsidRPr="00DD782B" w:rsidDel="002B789D">
          <w:rPr>
            <w:rFonts w:ascii="Arial" w:hAnsi="Arial" w:cs="Arial"/>
            <w:color w:val="0070C0"/>
          </w:rPr>
          <w:delText xml:space="preserve">Project </w:delText>
        </w:r>
      </w:del>
      <w:ins w:id="331" w:author="Samantha" w:date="2026-09-01T19:15:00Z" w16du:dateUtc="2026-09-01T11:15:00Z">
        <w:r w:rsidR="002B789D">
          <w:rPr>
            <w:rFonts w:ascii="Arial" w:hAnsi="Arial"/>
            <w:color w:val="0070C0"/>
          </w:rPr>
          <w:t xml:space="preserve">Foreground </w:t>
        </w:r>
      </w:ins>
      <w:r w:rsidR="00DD782B" w:rsidRPr="00DD782B">
        <w:rPr>
          <w:rFonts w:ascii="Arial" w:hAnsi="Arial" w:cs="Arial"/>
          <w:color w:val="0070C0"/>
        </w:rPr>
        <w:t>IP without restriction and without any obligation to obtain Company's consent.</w:t>
      </w:r>
    </w:p>
    <w:p w14:paraId="568F6278" w14:textId="77777777" w:rsidR="00357426" w:rsidRPr="00955624" w:rsidRDefault="00357426" w:rsidP="00251C88">
      <w:pPr>
        <w:widowControl/>
        <w:overflowPunct/>
        <w:autoSpaceDE/>
        <w:autoSpaceDN/>
        <w:adjustRightInd/>
        <w:ind w:left="720" w:hanging="720"/>
        <w:jc w:val="both"/>
        <w:rPr>
          <w:rFonts w:ascii="Arial" w:hAnsi="Arial" w:cs="Arial"/>
        </w:rPr>
      </w:pPr>
    </w:p>
    <w:p w14:paraId="566E1E15" w14:textId="4C6A1C16" w:rsidR="007E5DA4" w:rsidRPr="007E5DA4" w:rsidRDefault="00BD4777" w:rsidP="007E5DA4">
      <w:pPr>
        <w:ind w:left="720" w:hanging="720"/>
        <w:jc w:val="both"/>
        <w:rPr>
          <w:rFonts w:ascii="Arial" w:hAnsi="Arial" w:cs="Arial"/>
          <w:bCs/>
        </w:rPr>
      </w:pPr>
      <w:bookmarkStart w:id="332" w:name="_Ref442187692"/>
      <w:bookmarkStart w:id="333" w:name="_Ref441229627"/>
      <w:bookmarkStart w:id="334" w:name="_Ref438483832"/>
      <w:commentRangeStart w:id="335"/>
      <w:del w:id="336" w:author="Samantha" w:date="2026-09-01T19:19:00Z" w16du:dateUtc="2026-09-01T11:19:00Z">
        <w:r w:rsidRPr="00ED2C74" w:rsidDel="005A3B40">
          <w:rPr>
            <w:rFonts w:ascii="Arial" w:hAnsi="Arial" w:cs="Arial"/>
            <w:color w:val="000000"/>
          </w:rPr>
          <w:delText>9.</w:delText>
        </w:r>
        <w:r w:rsidR="00A22BEB" w:rsidDel="005A3B40">
          <w:rPr>
            <w:rFonts w:ascii="Arial" w:hAnsi="Arial" w:cs="Arial"/>
            <w:color w:val="000000"/>
          </w:rPr>
          <w:delText>6</w:delText>
        </w:r>
      </w:del>
      <w:commentRangeEnd w:id="335"/>
      <w:r w:rsidR="00F06677" w:rsidRPr="00ED2C74">
        <w:rPr>
          <w:rStyle w:val="CommentReference"/>
          <w:rFonts w:ascii="Arial" w:hAnsi="Arial" w:cs="Arial"/>
          <w:color w:val="000000"/>
          <w:sz w:val="20"/>
          <w:szCs w:val="20"/>
        </w:rPr>
        <w:commentReference w:id="335"/>
      </w:r>
      <w:del w:id="337" w:author="Samantha" w:date="2026-09-01T19:19:00Z" w16du:dateUtc="2026-09-01T11:19:00Z">
        <w:r w:rsidRPr="00ED2C74" w:rsidDel="005A3B40">
          <w:rPr>
            <w:rFonts w:ascii="Arial" w:hAnsi="Arial" w:cs="Arial"/>
            <w:color w:val="000000"/>
          </w:rPr>
          <w:tab/>
        </w:r>
        <w:bookmarkEnd w:id="332"/>
        <w:bookmarkEnd w:id="333"/>
        <w:bookmarkEnd w:id="334"/>
        <w:r w:rsidR="001E4440" w:rsidRPr="001E4440" w:rsidDel="005A3B40">
          <w:rPr>
            <w:rFonts w:ascii="Arial" w:hAnsi="Arial" w:cs="Arial"/>
            <w:bCs/>
            <w:color w:val="0070C0"/>
          </w:rPr>
          <w:delText xml:space="preserve">In fields unrelated to automotive battery systems, </w:delText>
        </w:r>
      </w:del>
      <w:del w:id="338" w:author="Samantha" w:date="2026-09-01T19:16:00Z" w16du:dateUtc="2026-09-01T11:16:00Z">
        <w:r w:rsidR="001E4440" w:rsidRPr="001E4440" w:rsidDel="002B789D">
          <w:rPr>
            <w:rFonts w:ascii="Arial" w:hAnsi="Arial" w:cs="Arial"/>
            <w:bCs/>
            <w:color w:val="0070C0"/>
          </w:rPr>
          <w:delText xml:space="preserve">Project </w:delText>
        </w:r>
      </w:del>
      <w:del w:id="339" w:author="Samantha" w:date="2026-09-01T19:19:00Z" w16du:dateUtc="2026-09-01T11:19:00Z">
        <w:r w:rsidR="001E4440" w:rsidRPr="001E4440" w:rsidDel="005A3B40">
          <w:rPr>
            <w:rFonts w:ascii="Arial" w:hAnsi="Arial" w:cs="Arial"/>
            <w:bCs/>
            <w:color w:val="0070C0"/>
          </w:rPr>
          <w:delText>IP which does not incorporate or substantially rely upon Company Proprietary Information may be used, developed</w:delText>
        </w:r>
        <w:r w:rsidR="001E4440" w:rsidDel="005A3B40">
          <w:rPr>
            <w:rFonts w:ascii="Arial" w:hAnsi="Arial" w:cs="Arial"/>
            <w:bCs/>
            <w:color w:val="0070C0"/>
          </w:rPr>
          <w:delText xml:space="preserve"> or commercialised</w:delText>
        </w:r>
        <w:r w:rsidR="001E4440" w:rsidRPr="001E4440" w:rsidDel="005A3B40">
          <w:rPr>
            <w:rFonts w:ascii="Arial" w:hAnsi="Arial" w:cs="Arial"/>
            <w:bCs/>
            <w:color w:val="0070C0"/>
          </w:rPr>
          <w:delText xml:space="preserve"> by NP without restriction.</w:delText>
        </w:r>
      </w:del>
    </w:p>
    <w:p w14:paraId="2413C6E0" w14:textId="77777777" w:rsidR="00580D65" w:rsidRDefault="00580D65" w:rsidP="00355B25">
      <w:pPr>
        <w:ind w:left="720"/>
        <w:jc w:val="both"/>
        <w:rPr>
          <w:rFonts w:ascii="Arial" w:hAnsi="Arial" w:cs="Arial"/>
          <w:bCs/>
        </w:rPr>
      </w:pPr>
    </w:p>
    <w:p w14:paraId="68079FB3" w14:textId="029D400E" w:rsidR="00DD782B" w:rsidRDefault="00580D65" w:rsidP="001E4440">
      <w:pPr>
        <w:ind w:left="720" w:hanging="720"/>
        <w:jc w:val="both"/>
        <w:rPr>
          <w:rFonts w:ascii="Arial" w:hAnsi="Arial" w:cs="Arial"/>
          <w:bCs/>
          <w:color w:val="0070C0"/>
        </w:rPr>
      </w:pPr>
      <w:r w:rsidRPr="0045722C">
        <w:rPr>
          <w:rFonts w:ascii="Arial" w:hAnsi="Arial" w:cs="Arial"/>
          <w:bCs/>
        </w:rPr>
        <w:t>9</w:t>
      </w:r>
      <w:r w:rsidR="001E4440">
        <w:rPr>
          <w:rFonts w:ascii="Arial" w:hAnsi="Arial" w:cs="Arial"/>
          <w:bCs/>
        </w:rPr>
        <w:t>.</w:t>
      </w:r>
      <w:del w:id="340" w:author="Samantha" w:date="2026-09-01T19:24:00Z" w16du:dateUtc="2026-09-01T11:24:00Z">
        <w:r w:rsidR="001E4440" w:rsidDel="004C5B03">
          <w:rPr>
            <w:rFonts w:ascii="Arial" w:hAnsi="Arial" w:cs="Arial"/>
            <w:bCs/>
          </w:rPr>
          <w:delText>7</w:delText>
        </w:r>
      </w:del>
      <w:ins w:id="341" w:author="Samantha" w:date="2026-09-01T19:24:00Z" w16du:dateUtc="2026-09-01T11:24:00Z">
        <w:r w:rsidR="004C5B03">
          <w:rPr>
            <w:rFonts w:ascii="Arial" w:hAnsi="Arial" w:cs="Arial"/>
            <w:bCs/>
          </w:rPr>
          <w:t>6</w:t>
        </w:r>
      </w:ins>
      <w:r w:rsidRPr="0045722C">
        <w:rPr>
          <w:rFonts w:ascii="Arial" w:hAnsi="Arial" w:cs="Arial"/>
          <w:bCs/>
        </w:rPr>
        <w:tab/>
      </w:r>
      <w:r w:rsidR="001E4440" w:rsidRPr="001E4440">
        <w:rPr>
          <w:rFonts w:ascii="Arial" w:hAnsi="Arial" w:cs="Arial"/>
          <w:bCs/>
          <w:color w:val="0070C0"/>
        </w:rPr>
        <w:t xml:space="preserve">Any restriction on NP’s use or commercialisation of </w:t>
      </w:r>
      <w:del w:id="342" w:author="Samantha" w:date="2026-09-03T17:38:00Z" w16du:dateUtc="2026-09-03T09:38:00Z">
        <w:r w:rsidR="001E4440" w:rsidRPr="001E4440" w:rsidDel="00F06677">
          <w:rPr>
            <w:rFonts w:ascii="Arial" w:hAnsi="Arial" w:cs="Arial"/>
            <w:bCs/>
            <w:color w:val="0070C0"/>
          </w:rPr>
          <w:delText xml:space="preserve">Project </w:delText>
        </w:r>
      </w:del>
      <w:ins w:id="343" w:author="Samantha" w:date="2026-09-03T17:38:00Z" w16du:dateUtc="2026-09-03T09:38:00Z">
        <w:r w:rsidR="00F06677" w:rsidRPr="00FC1103">
          <w:rPr>
            <w:rFonts w:ascii="Arial" w:hAnsi="Arial" w:cs="Arial"/>
            <w:bCs/>
            <w:color w:val="0070C0"/>
          </w:rPr>
          <w:t xml:space="preserve">Foreground </w:t>
        </w:r>
      </w:ins>
      <w:r w:rsidR="001E4440" w:rsidRPr="001E4440">
        <w:rPr>
          <w:rFonts w:ascii="Arial" w:hAnsi="Arial" w:cs="Arial"/>
          <w:bCs/>
          <w:color w:val="0070C0"/>
        </w:rPr>
        <w:t>IP will apply only to the extent that NP’s relevant commercial offering</w:t>
      </w:r>
      <w:commentRangeStart w:id="344"/>
      <w:r w:rsidR="001E4440" w:rsidRPr="001E4440">
        <w:rPr>
          <w:rFonts w:ascii="Arial" w:hAnsi="Arial" w:cs="Arial"/>
          <w:bCs/>
          <w:color w:val="0070C0"/>
        </w:rPr>
        <w:t xml:space="preserve"> </w:t>
      </w:r>
      <w:commentRangeEnd w:id="344"/>
      <w:r w:rsidR="00F06677">
        <w:rPr>
          <w:rStyle w:val="CommentReference"/>
          <w:rFonts w:ascii="Arial" w:hAnsi="Arial" w:cs="Arial"/>
          <w:color w:val="0070C0"/>
          <w:sz w:val="20"/>
          <w:szCs w:val="20"/>
        </w:rPr>
        <w:commentReference w:id="344"/>
      </w:r>
      <w:ins w:id="345" w:author="Samantha" w:date="2026-09-03T18:07:00Z" w16du:dateUtc="2026-09-03T10:07:00Z">
        <w:r w:rsidR="00F06677">
          <w:rPr>
            <w:rFonts w:ascii="Arial" w:hAnsi="Arial" w:cs="Arial"/>
            <w:color w:val="0070C0"/>
          </w:rPr>
          <w:t xml:space="preserve">(a) is </w:t>
        </w:r>
        <w:r w:rsidR="00F06677" w:rsidRPr="001E4440">
          <w:rPr>
            <w:rFonts w:ascii="Arial" w:hAnsi="Arial" w:cs="Arial"/>
            <w:color w:val="0070C0"/>
          </w:rPr>
          <w:t xml:space="preserve">intended for use in automotive battery systems </w:t>
        </w:r>
        <w:r w:rsidR="00F06677">
          <w:rPr>
            <w:rFonts w:ascii="Arial" w:hAnsi="Arial" w:cs="Arial"/>
            <w:color w:val="0070C0"/>
          </w:rPr>
          <w:t xml:space="preserve">or </w:t>
        </w:r>
      </w:ins>
      <w:ins w:id="346" w:author="Samantha" w:date="2026-09-03T18:08:00Z" w16du:dateUtc="2026-09-03T10:08:00Z">
        <w:r w:rsidR="00F06677">
          <w:rPr>
            <w:rFonts w:ascii="Arial" w:hAnsi="Arial" w:cs="Arial"/>
            <w:color w:val="0070C0"/>
          </w:rPr>
          <w:t xml:space="preserve">(b) </w:t>
        </w:r>
      </w:ins>
      <w:del w:id="347" w:author="Samantha" w:date="2026-09-03T17:41:00Z" w16du:dateUtc="2026-09-03T09:41:00Z">
        <w:r w:rsidR="001E4440" w:rsidRPr="001E4440" w:rsidDel="00F06677">
          <w:rPr>
            <w:rFonts w:ascii="Arial" w:hAnsi="Arial" w:cs="Arial"/>
            <w:bCs/>
            <w:color w:val="0070C0"/>
          </w:rPr>
          <w:delText xml:space="preserve">substantially </w:delText>
        </w:r>
      </w:del>
      <w:r w:rsidR="001E4440" w:rsidRPr="001E4440">
        <w:rPr>
          <w:rFonts w:ascii="Arial" w:hAnsi="Arial" w:cs="Arial"/>
          <w:bCs/>
          <w:color w:val="0070C0"/>
        </w:rPr>
        <w:t>incorporates</w:t>
      </w:r>
      <w:ins w:id="348" w:author="Samantha" w:date="2026-09-03T17:41:00Z" w16du:dateUtc="2026-09-03T09:41:00Z">
        <w:r w:rsidR="00F06677" w:rsidRPr="00FC1103">
          <w:rPr>
            <w:rFonts w:ascii="Arial" w:hAnsi="Arial" w:cs="Arial"/>
            <w:bCs/>
            <w:color w:val="0070C0"/>
          </w:rPr>
          <w:t>, derives from, or relies upon</w:t>
        </w:r>
      </w:ins>
      <w:r w:rsidR="001E4440" w:rsidRPr="001E4440">
        <w:rPr>
          <w:rFonts w:ascii="Arial" w:hAnsi="Arial" w:cs="Arial"/>
          <w:bCs/>
          <w:color w:val="0070C0"/>
        </w:rPr>
        <w:t xml:space="preserve"> </w:t>
      </w:r>
      <w:del w:id="349" w:author="Samantha" w:date="2026-08-27T19:09:00Z" w16du:dateUtc="2026-08-27T11:09:00Z">
        <w:r w:rsidR="001E4440" w:rsidRPr="001E4440" w:rsidDel="008E62A2">
          <w:rPr>
            <w:rFonts w:ascii="Arial" w:hAnsi="Arial" w:cs="Arial"/>
            <w:bCs/>
            <w:color w:val="0070C0"/>
          </w:rPr>
          <w:delText xml:space="preserve">Infineon </w:delText>
        </w:r>
      </w:del>
      <w:ins w:id="350" w:author="Samantha" w:date="2026-09-03T17:40:00Z" w16du:dateUtc="2026-09-03T09:40:00Z">
        <w:r w:rsidR="00F06677" w:rsidRPr="00FC1103">
          <w:rPr>
            <w:rFonts w:ascii="Arial" w:hAnsi="Arial" w:cs="Arial"/>
            <w:bCs/>
            <w:color w:val="0070C0"/>
          </w:rPr>
          <w:t xml:space="preserve">Company </w:t>
        </w:r>
      </w:ins>
      <w:r w:rsidR="001E4440" w:rsidRPr="001E4440">
        <w:rPr>
          <w:rFonts w:ascii="Arial" w:hAnsi="Arial" w:cs="Arial"/>
          <w:bCs/>
          <w:color w:val="0070C0"/>
        </w:rPr>
        <w:t xml:space="preserve">Proprietary Information. </w:t>
      </w:r>
    </w:p>
    <w:p w14:paraId="50806FA4" w14:textId="77777777" w:rsidR="00DD782B" w:rsidRDefault="00DD782B" w:rsidP="001E4440">
      <w:pPr>
        <w:ind w:left="720" w:hanging="720"/>
        <w:jc w:val="both"/>
        <w:rPr>
          <w:rFonts w:ascii="Arial" w:hAnsi="Arial" w:cs="Arial"/>
          <w:bCs/>
          <w:color w:val="0070C0"/>
        </w:rPr>
      </w:pPr>
    </w:p>
    <w:p w14:paraId="6D594C90" w14:textId="03F16744" w:rsidR="00580D65" w:rsidRDefault="00DD782B" w:rsidP="001E4440">
      <w:pPr>
        <w:ind w:left="720" w:hanging="720"/>
        <w:jc w:val="both"/>
        <w:rPr>
          <w:ins w:id="351" w:author="Samantha" w:date="2026-09-01T19:14:00Z" w16du:dateUtc="2026-09-01T11:14:00Z"/>
          <w:rFonts w:ascii="Arial" w:hAnsi="Arial" w:cs="Arial"/>
          <w:bCs/>
          <w:color w:val="0070C0"/>
        </w:rPr>
      </w:pPr>
      <w:r>
        <w:rPr>
          <w:rFonts w:ascii="Arial" w:hAnsi="Arial" w:cs="Arial"/>
          <w:bCs/>
          <w:color w:val="0070C0"/>
        </w:rPr>
        <w:tab/>
      </w:r>
      <w:r w:rsidRPr="00DD782B">
        <w:rPr>
          <w:rFonts w:ascii="Arial" w:hAnsi="Arial" w:cs="Arial"/>
          <w:bCs/>
          <w:color w:val="0070C0"/>
        </w:rPr>
        <w:t>For the avoidance of doubt,</w:t>
      </w:r>
      <w:del w:id="352" w:author="Samantha" w:date="2026-09-03T17:43:00Z" w16du:dateUtc="2026-09-03T09:43:00Z">
        <w:r w:rsidRPr="00DD782B" w:rsidDel="00F06677">
          <w:rPr>
            <w:rFonts w:ascii="Arial" w:hAnsi="Arial" w:cs="Arial"/>
            <w:bCs/>
            <w:color w:val="0070C0"/>
          </w:rPr>
          <w:delText xml:space="preserve"> no restriction shall apply merely because Company participated in the Project or because the </w:delText>
        </w:r>
      </w:del>
      <w:del w:id="353" w:author="Samantha" w:date="2026-09-01T19:16:00Z" w16du:dateUtc="2026-09-01T11:16:00Z">
        <w:r w:rsidRPr="00DD782B" w:rsidDel="002B789D">
          <w:rPr>
            <w:rFonts w:ascii="Arial" w:hAnsi="Arial" w:cs="Arial"/>
            <w:bCs/>
            <w:color w:val="0070C0"/>
          </w:rPr>
          <w:delText xml:space="preserve">Project </w:delText>
        </w:r>
      </w:del>
      <w:del w:id="354" w:author="Samantha" w:date="2026-09-03T17:43:00Z" w16du:dateUtc="2026-09-03T09:43:00Z">
        <w:r w:rsidRPr="00DD782B" w:rsidDel="00F06677">
          <w:rPr>
            <w:rFonts w:ascii="Arial" w:hAnsi="Arial" w:cs="Arial"/>
            <w:bCs/>
            <w:color w:val="0070C0"/>
          </w:rPr>
          <w:delText>IP generally relates to automotive battery systems.</w:delText>
        </w:r>
      </w:del>
      <w:commentRangeStart w:id="355"/>
      <w:ins w:id="356" w:author="Samantha" w:date="2026-09-03T17:43:00Z" w16du:dateUtc="2026-09-03T09:43:00Z">
        <w:r w:rsidR="00F06677">
          <w:rPr>
            <w:rFonts w:ascii="Arial" w:hAnsi="Arial" w:cs="Arial"/>
            <w:bCs/>
            <w:color w:val="0070C0"/>
          </w:rPr>
          <w:t xml:space="preserve"> </w:t>
        </w:r>
      </w:ins>
      <w:commentRangeEnd w:id="355"/>
      <w:r w:rsidR="00F06677" w:rsidRPr="002B789D">
        <w:rPr>
          <w:rStyle w:val="CommentReference"/>
          <w:rFonts w:ascii="Arial" w:hAnsi="Arial" w:cs="Arial"/>
          <w:bCs/>
          <w:color w:val="0070C0"/>
          <w:sz w:val="20"/>
          <w:szCs w:val="20"/>
        </w:rPr>
        <w:commentReference w:id="355"/>
      </w:r>
      <w:ins w:id="357" w:author="Samantha" w:date="2026-09-03T17:43:00Z" w16du:dateUtc="2026-09-03T09:43:00Z">
        <w:r w:rsidR="00F06677" w:rsidRPr="002B789D">
          <w:rPr>
            <w:rFonts w:ascii="Arial" w:hAnsi="Arial" w:cs="Arial"/>
            <w:bCs/>
            <w:color w:val="0070C0"/>
          </w:rPr>
          <w:t>nothing in this Clause 9 shall restrict NP's ownership or exploitation of Intellectual Property independently developed outside the Project, provided such Intellectual Property does not incorporate</w:t>
        </w:r>
        <w:r w:rsidR="00F06677">
          <w:rPr>
            <w:rFonts w:ascii="Arial" w:hAnsi="Arial" w:cs="Arial"/>
            <w:bCs/>
            <w:color w:val="0070C0"/>
          </w:rPr>
          <w:t xml:space="preserve">, </w:t>
        </w:r>
        <w:r w:rsidR="00F06677" w:rsidRPr="00FC1103">
          <w:rPr>
            <w:rFonts w:ascii="Arial" w:hAnsi="Arial" w:cs="Arial"/>
            <w:bCs/>
            <w:color w:val="0070C0"/>
          </w:rPr>
          <w:t>derive from</w:t>
        </w:r>
        <w:r w:rsidR="00F06677" w:rsidRPr="002B789D">
          <w:rPr>
            <w:rFonts w:ascii="Arial" w:hAnsi="Arial" w:cs="Arial"/>
            <w:bCs/>
            <w:color w:val="0070C0"/>
          </w:rPr>
          <w:t xml:space="preserve"> or rely upon Company Proprietary Information.</w:t>
        </w:r>
      </w:ins>
    </w:p>
    <w:p w14:paraId="1E583F72" w14:textId="77777777" w:rsidR="002B789D" w:rsidRDefault="002B789D" w:rsidP="001E4440">
      <w:pPr>
        <w:ind w:left="720" w:hanging="720"/>
        <w:jc w:val="both"/>
        <w:rPr>
          <w:ins w:id="358" w:author="Samantha" w:date="2026-09-01T19:14:00Z" w16du:dateUtc="2026-09-01T11:14:00Z"/>
          <w:rFonts w:ascii="Arial" w:hAnsi="Arial" w:cs="Arial"/>
          <w:bCs/>
          <w:color w:val="0070C0"/>
        </w:rPr>
      </w:pPr>
    </w:p>
    <w:p w14:paraId="05322DB8" w14:textId="08A4133E" w:rsidR="002B789D" w:rsidRPr="002B789D" w:rsidRDefault="002B789D" w:rsidP="002B789D">
      <w:pPr>
        <w:ind w:left="720" w:hanging="720"/>
        <w:jc w:val="both"/>
        <w:rPr>
          <w:ins w:id="359" w:author="Samantha" w:date="2026-09-01T19:14:00Z" w16du:dateUtc="2026-09-01T11:14:00Z"/>
          <w:rFonts w:ascii="Arial" w:hAnsi="Arial" w:cs="Arial"/>
          <w:bCs/>
          <w:color w:val="0070C0"/>
        </w:rPr>
      </w:pPr>
      <w:ins w:id="360" w:author="Samantha" w:date="2026-09-01T19:14:00Z" w16du:dateUtc="2026-09-01T11:14:00Z">
        <w:r>
          <w:rPr>
            <w:rFonts w:ascii="Arial" w:hAnsi="Arial" w:cs="Arial"/>
            <w:bCs/>
            <w:color w:val="0070C0"/>
          </w:rPr>
          <w:tab/>
        </w:r>
      </w:ins>
      <w:ins w:id="361" w:author="Samantha" w:date="2026-09-03T17:43:00Z" w16du:dateUtc="2026-09-03T09:43:00Z">
        <w:r w:rsidR="00F06677" w:rsidRPr="002B789D">
          <w:rPr>
            <w:rFonts w:ascii="Arial" w:hAnsi="Arial" w:cs="Arial"/>
            <w:bCs/>
            <w:color w:val="0070C0"/>
          </w:rPr>
          <w:t>Where Intellectual Property independently developed by NP outside the Project incorporates</w:t>
        </w:r>
        <w:r w:rsidR="00F06677">
          <w:rPr>
            <w:rFonts w:ascii="Arial" w:hAnsi="Arial" w:cs="Arial"/>
            <w:bCs/>
            <w:color w:val="0070C0"/>
          </w:rPr>
          <w:t xml:space="preserve">, </w:t>
        </w:r>
        <w:r w:rsidR="00F06677" w:rsidRPr="00FC1103">
          <w:rPr>
            <w:rFonts w:ascii="Arial" w:hAnsi="Arial" w:cs="Arial"/>
            <w:bCs/>
            <w:color w:val="0070C0"/>
          </w:rPr>
          <w:t>derives from</w:t>
        </w:r>
        <w:r w:rsidR="00F06677" w:rsidRPr="002B789D">
          <w:rPr>
            <w:rFonts w:ascii="Arial" w:hAnsi="Arial" w:cs="Arial"/>
            <w:bCs/>
            <w:color w:val="0070C0"/>
          </w:rPr>
          <w:t xml:space="preserve"> or relies upon Company Proprietary Information, NP shall not commercialise, license, assign or otherwise exploit such Intellectual Property except pursuant to a separate written agreement with Company.</w:t>
        </w:r>
      </w:ins>
    </w:p>
    <w:p w14:paraId="12CAF685" w14:textId="0140D6EC" w:rsidR="002B789D" w:rsidRPr="0045722C" w:rsidRDefault="002B789D" w:rsidP="002B789D">
      <w:pPr>
        <w:ind w:left="720"/>
        <w:jc w:val="both"/>
        <w:rPr>
          <w:rFonts w:ascii="Arial" w:hAnsi="Arial" w:cs="Arial"/>
          <w:bCs/>
        </w:rPr>
      </w:pPr>
    </w:p>
    <w:p w14:paraId="36E8A0C6" w14:textId="77777777" w:rsidR="0045722C" w:rsidRPr="0045722C" w:rsidRDefault="0045722C" w:rsidP="0045722C">
      <w:pPr>
        <w:ind w:left="720" w:hanging="720"/>
        <w:jc w:val="both"/>
        <w:rPr>
          <w:rFonts w:ascii="Arial" w:hAnsi="Arial" w:cs="Arial"/>
          <w:bCs/>
        </w:rPr>
      </w:pPr>
    </w:p>
    <w:p w14:paraId="5EA9FEF2" w14:textId="4EE93E02" w:rsidR="00DD782B" w:rsidRDefault="0045722C" w:rsidP="0045722C">
      <w:pPr>
        <w:ind w:left="720" w:hanging="720"/>
        <w:jc w:val="both"/>
        <w:rPr>
          <w:rFonts w:ascii="Arial" w:hAnsi="Arial" w:cs="Arial"/>
          <w:bCs/>
          <w:color w:val="0070C0"/>
        </w:rPr>
      </w:pPr>
      <w:r w:rsidRPr="0045722C">
        <w:rPr>
          <w:rFonts w:ascii="Arial" w:hAnsi="Arial" w:cs="Arial"/>
          <w:bCs/>
        </w:rPr>
        <w:t>9.</w:t>
      </w:r>
      <w:del w:id="362" w:author="Samantha" w:date="2026-09-03T18:15:00Z" w16du:dateUtc="2026-09-03T10:15:00Z">
        <w:r w:rsidR="00DD782B" w:rsidDel="00F06677">
          <w:rPr>
            <w:rFonts w:ascii="Arial" w:hAnsi="Arial" w:cs="Arial"/>
            <w:bCs/>
          </w:rPr>
          <w:delText>8</w:delText>
        </w:r>
      </w:del>
      <w:ins w:id="363" w:author="Samantha" w:date="2026-09-03T18:15:00Z" w16du:dateUtc="2026-09-03T10:15:00Z">
        <w:r w:rsidR="00F06677">
          <w:rPr>
            <w:rFonts w:ascii="Arial" w:hAnsi="Arial" w:cs="Arial"/>
            <w:bCs/>
          </w:rPr>
          <w:t>7</w:t>
        </w:r>
      </w:ins>
      <w:r w:rsidRPr="0045722C">
        <w:rPr>
          <w:rFonts w:ascii="Arial" w:hAnsi="Arial" w:cs="Arial"/>
          <w:bCs/>
        </w:rPr>
        <w:tab/>
      </w:r>
      <w:r w:rsidR="00DD782B">
        <w:rPr>
          <w:rFonts w:ascii="Arial" w:hAnsi="Arial" w:cs="Arial"/>
          <w:bCs/>
          <w:color w:val="0070C0"/>
        </w:rPr>
        <w:t>In</w:t>
      </w:r>
      <w:r w:rsidRPr="00DD782B">
        <w:rPr>
          <w:rFonts w:ascii="Arial" w:hAnsi="Arial" w:cs="Arial"/>
          <w:bCs/>
          <w:color w:val="0070C0"/>
        </w:rPr>
        <w:t xml:space="preserve"> </w:t>
      </w:r>
      <w:r w:rsidR="00DD782B" w:rsidRPr="00DD782B">
        <w:rPr>
          <w:rFonts w:ascii="Arial" w:hAnsi="Arial" w:cs="Arial"/>
          <w:bCs/>
          <w:color w:val="0070C0"/>
        </w:rPr>
        <w:t>recognition of Company's contributions to the Project, NP shall provide Company wit</w:t>
      </w:r>
      <w:r w:rsidR="00DD782B">
        <w:rPr>
          <w:rFonts w:ascii="Arial" w:hAnsi="Arial" w:cs="Arial"/>
          <w:bCs/>
          <w:color w:val="0070C0"/>
        </w:rPr>
        <w:t>h:</w:t>
      </w:r>
    </w:p>
    <w:p w14:paraId="1F69F0F7" w14:textId="77777777" w:rsidR="00DD782B" w:rsidRDefault="00DD782B" w:rsidP="0045722C">
      <w:pPr>
        <w:ind w:left="720" w:hanging="720"/>
        <w:jc w:val="both"/>
        <w:rPr>
          <w:rFonts w:ascii="Arial" w:hAnsi="Arial" w:cs="Arial"/>
          <w:bCs/>
          <w:color w:val="0070C0"/>
        </w:rPr>
      </w:pPr>
    </w:p>
    <w:p w14:paraId="1B904484" w14:textId="77777777" w:rsidR="00DD782B" w:rsidRDefault="00DD782B" w:rsidP="00DD782B">
      <w:pPr>
        <w:pStyle w:val="ListParagraph"/>
        <w:numPr>
          <w:ilvl w:val="0"/>
          <w:numId w:val="33"/>
        </w:numPr>
        <w:ind w:left="1134" w:hanging="425"/>
        <w:jc w:val="both"/>
        <w:rPr>
          <w:rFonts w:ascii="Arial" w:hAnsi="Arial" w:cs="Arial"/>
          <w:bCs/>
          <w:color w:val="0070C0"/>
        </w:rPr>
      </w:pPr>
      <w:r w:rsidRPr="00DD782B">
        <w:rPr>
          <w:rFonts w:ascii="Arial" w:hAnsi="Arial" w:cs="Arial"/>
          <w:bCs/>
          <w:color w:val="0070C0"/>
        </w:rPr>
        <w:t>the first opportunity to participate in pilot validation, field trials and technical evaluation activities arising from the Project;</w:t>
      </w:r>
    </w:p>
    <w:p w14:paraId="35E22A75" w14:textId="77777777" w:rsidR="00DD782B" w:rsidRPr="00DD782B" w:rsidRDefault="00DD782B" w:rsidP="00DD782B">
      <w:pPr>
        <w:pStyle w:val="ListParagraph"/>
        <w:ind w:left="1134" w:hanging="425"/>
        <w:jc w:val="both"/>
        <w:rPr>
          <w:rFonts w:ascii="Arial" w:hAnsi="Arial" w:cs="Arial"/>
          <w:bCs/>
          <w:color w:val="0070C0"/>
        </w:rPr>
      </w:pPr>
    </w:p>
    <w:p w14:paraId="2B5F0075" w14:textId="1B79437B" w:rsidR="00DD782B" w:rsidRDefault="00DD782B" w:rsidP="00DD782B">
      <w:pPr>
        <w:pStyle w:val="ListParagraph"/>
        <w:numPr>
          <w:ilvl w:val="0"/>
          <w:numId w:val="33"/>
        </w:numPr>
        <w:ind w:left="1134" w:hanging="425"/>
        <w:jc w:val="both"/>
        <w:rPr>
          <w:rFonts w:ascii="Arial" w:hAnsi="Arial" w:cs="Arial"/>
          <w:bCs/>
          <w:color w:val="0070C0"/>
        </w:rPr>
      </w:pPr>
      <w:r w:rsidRPr="00DD782B">
        <w:rPr>
          <w:rFonts w:ascii="Arial" w:hAnsi="Arial" w:cs="Arial"/>
          <w:bCs/>
          <w:color w:val="0070C0"/>
        </w:rPr>
        <w:t xml:space="preserve">the first opportunity to discuss follow-on research, </w:t>
      </w:r>
      <w:del w:id="364" w:author="Samantha" w:date="2026-09-02T18:03:00Z" w16du:dateUtc="2026-09-02T10:03:00Z">
        <w:r w:rsidRPr="00DD782B" w:rsidDel="00FC1103">
          <w:rPr>
            <w:rFonts w:ascii="Arial" w:hAnsi="Arial" w:cs="Arial"/>
            <w:bCs/>
            <w:color w:val="0070C0"/>
          </w:rPr>
          <w:delText xml:space="preserve"> </w:delText>
        </w:r>
      </w:del>
      <w:r w:rsidRPr="00DD782B">
        <w:rPr>
          <w:rFonts w:ascii="Arial" w:hAnsi="Arial" w:cs="Arial"/>
          <w:bCs/>
          <w:color w:val="0070C0"/>
        </w:rPr>
        <w:t>consultancy, or development projects arising from the Project, including projects supported by external grant funding, industry funding or other co-funding arrangements;</w:t>
      </w:r>
    </w:p>
    <w:p w14:paraId="26A0BA30" w14:textId="77777777" w:rsidR="00DD782B" w:rsidRPr="00DD782B" w:rsidRDefault="00DD782B" w:rsidP="00DD782B">
      <w:pPr>
        <w:pStyle w:val="ListParagraph"/>
        <w:ind w:left="1134" w:hanging="425"/>
        <w:rPr>
          <w:rFonts w:ascii="Arial" w:hAnsi="Arial" w:cs="Arial"/>
          <w:bCs/>
          <w:color w:val="0070C0"/>
        </w:rPr>
      </w:pPr>
    </w:p>
    <w:p w14:paraId="461FAE82" w14:textId="2ECB30C4" w:rsidR="00DD782B" w:rsidRPr="00DD782B" w:rsidDel="00F06677" w:rsidRDefault="00DD782B" w:rsidP="00F06677">
      <w:pPr>
        <w:pStyle w:val="ListParagraph"/>
        <w:numPr>
          <w:ilvl w:val="0"/>
          <w:numId w:val="33"/>
        </w:numPr>
        <w:ind w:left="1134" w:hanging="425"/>
        <w:jc w:val="both"/>
        <w:rPr>
          <w:del w:id="365" w:author="Samantha" w:date="2026-09-03T18:17:00Z" w16du:dateUtc="2026-09-03T10:17:00Z"/>
          <w:rFonts w:ascii="Arial" w:hAnsi="Arial" w:cs="Arial"/>
          <w:bCs/>
          <w:color w:val="0070C0"/>
        </w:rPr>
      </w:pPr>
      <w:del w:id="366" w:author="Samantha" w:date="2026-09-03T18:16:00Z" w16du:dateUtc="2026-09-03T10:16:00Z">
        <w:r w:rsidRPr="00F06677" w:rsidDel="00F06677">
          <w:rPr>
            <w:rFonts w:ascii="Arial" w:hAnsi="Arial" w:cs="Arial"/>
            <w:bCs/>
            <w:color w:val="0070C0"/>
          </w:rPr>
          <w:delText>the first opportunity to enter into discussions concerning the</w:delText>
        </w:r>
        <w:commentRangeStart w:id="367"/>
        <w:r w:rsidRPr="00F06677" w:rsidDel="00F06677">
          <w:rPr>
            <w:rFonts w:ascii="Arial" w:hAnsi="Arial" w:cs="Arial"/>
            <w:bCs/>
            <w:color w:val="0070C0"/>
          </w:rPr>
          <w:delText xml:space="preserve"> </w:delText>
        </w:r>
        <w:commentRangeEnd w:id="367"/>
        <w:r w:rsidR="00F06677" w:rsidRPr="00F06677" w:rsidDel="00F06677">
          <w:rPr>
            <w:rStyle w:val="CommentReference"/>
            <w:rFonts w:ascii="Arial" w:hAnsi="Arial" w:cs="Arial"/>
            <w:bCs/>
            <w:color w:val="0070C0"/>
            <w:sz w:val="20"/>
            <w:szCs w:val="20"/>
          </w:rPr>
          <w:commentReference w:id="367"/>
        </w:r>
      </w:del>
      <w:del w:id="368" w:author="Samantha" w:date="2026-09-01T19:29:00Z" w16du:dateUtc="2026-09-01T11:29:00Z">
        <w:r w:rsidRPr="00F06677" w:rsidDel="004C5B03">
          <w:rPr>
            <w:rFonts w:ascii="Arial" w:hAnsi="Arial" w:cs="Arial"/>
            <w:bCs/>
            <w:color w:val="0070C0"/>
          </w:rPr>
          <w:delText xml:space="preserve">licensing, </w:delText>
        </w:r>
      </w:del>
      <w:del w:id="369" w:author="Samantha" w:date="2026-09-03T18:16:00Z" w16du:dateUtc="2026-09-03T10:16:00Z">
        <w:r w:rsidRPr="00F06677" w:rsidDel="00F06677">
          <w:rPr>
            <w:rFonts w:ascii="Arial" w:hAnsi="Arial" w:cs="Arial"/>
            <w:bCs/>
            <w:color w:val="0070C0"/>
          </w:rPr>
          <w:delText xml:space="preserve">commercialisation or deployment of relevant </w:delText>
        </w:r>
      </w:del>
      <w:del w:id="370" w:author="Samantha" w:date="2026-09-01T19:16:00Z" w16du:dateUtc="2026-09-01T11:16:00Z">
        <w:r w:rsidRPr="00F06677" w:rsidDel="002B789D">
          <w:rPr>
            <w:rFonts w:ascii="Arial" w:hAnsi="Arial" w:cs="Arial"/>
            <w:bCs/>
            <w:color w:val="0070C0"/>
          </w:rPr>
          <w:delText xml:space="preserve">Project </w:delText>
        </w:r>
      </w:del>
      <w:del w:id="371" w:author="Samantha" w:date="2026-09-03T18:16:00Z" w16du:dateUtc="2026-09-03T10:16:00Z">
        <w:r w:rsidRPr="00F06677" w:rsidDel="00F06677">
          <w:rPr>
            <w:rFonts w:ascii="Arial" w:hAnsi="Arial" w:cs="Arial"/>
            <w:bCs/>
            <w:color w:val="0070C0"/>
          </w:rPr>
          <w:delText>IP</w:delText>
        </w:r>
      </w:del>
      <w:del w:id="372" w:author="Samantha" w:date="2026-09-03T18:17:00Z" w16du:dateUtc="2026-09-03T10:17:00Z">
        <w:r w:rsidRPr="00F06677" w:rsidDel="00F06677">
          <w:rPr>
            <w:rFonts w:ascii="Arial" w:hAnsi="Arial" w:cs="Arial"/>
            <w:bCs/>
            <w:color w:val="0070C0"/>
          </w:rPr>
          <w:delText>;</w:delText>
        </w:r>
      </w:del>
      <w:r w:rsidRPr="00F06677">
        <w:rPr>
          <w:rFonts w:ascii="Arial" w:hAnsi="Arial" w:cs="Arial"/>
          <w:bCs/>
          <w:color w:val="0070C0"/>
        </w:rPr>
        <w:t xml:space="preserve"> and</w:t>
      </w:r>
    </w:p>
    <w:p w14:paraId="05D62775" w14:textId="53D99F4A" w:rsidR="00DD782B" w:rsidRPr="00F06677" w:rsidRDefault="00DD782B">
      <w:pPr>
        <w:pStyle w:val="ListParagraph"/>
        <w:ind w:left="1134"/>
        <w:jc w:val="both"/>
        <w:rPr>
          <w:rFonts w:ascii="Arial" w:hAnsi="Arial" w:cs="Arial"/>
          <w:bCs/>
          <w:color w:val="0070C0"/>
        </w:rPr>
        <w:pPrChange w:id="373" w:author="Samantha" w:date="2026-09-03T18:17:00Z" w16du:dateUtc="2026-09-03T10:17:00Z">
          <w:pPr>
            <w:ind w:left="1134" w:hanging="425"/>
            <w:jc w:val="both"/>
          </w:pPr>
        </w:pPrChange>
      </w:pPr>
    </w:p>
    <w:p w14:paraId="39B48A4E" w14:textId="72E1511B" w:rsidR="00DD782B" w:rsidRDefault="00DD782B" w:rsidP="00DD782B">
      <w:pPr>
        <w:pStyle w:val="ListParagraph"/>
        <w:numPr>
          <w:ilvl w:val="0"/>
          <w:numId w:val="33"/>
        </w:numPr>
        <w:ind w:left="1134" w:hanging="425"/>
        <w:jc w:val="both"/>
        <w:rPr>
          <w:rFonts w:ascii="Arial" w:hAnsi="Arial" w:cs="Arial"/>
          <w:bCs/>
          <w:color w:val="0070C0"/>
        </w:rPr>
      </w:pPr>
      <w:r w:rsidRPr="00DD782B">
        <w:rPr>
          <w:rFonts w:ascii="Arial" w:hAnsi="Arial" w:cs="Arial"/>
          <w:bCs/>
          <w:color w:val="0070C0"/>
        </w:rPr>
        <w:t>the first opportunity to discuss a field-of-use license relating to battery management systems or such other automotive battery applications as may be mutually agreed.</w:t>
      </w:r>
    </w:p>
    <w:p w14:paraId="351F6A82" w14:textId="77777777" w:rsidR="00DD782B" w:rsidRPr="00DD782B" w:rsidRDefault="00DD782B" w:rsidP="00DD782B">
      <w:pPr>
        <w:pStyle w:val="ListParagraph"/>
        <w:rPr>
          <w:rFonts w:ascii="Arial" w:hAnsi="Arial" w:cs="Arial"/>
          <w:bCs/>
          <w:color w:val="0070C0"/>
        </w:rPr>
      </w:pPr>
    </w:p>
    <w:p w14:paraId="2275C917" w14:textId="7C90AA8B" w:rsidR="00DD782B" w:rsidRDefault="00DD782B" w:rsidP="00DD782B">
      <w:pPr>
        <w:pStyle w:val="ListParagraph"/>
        <w:ind w:left="709"/>
        <w:jc w:val="both"/>
        <w:rPr>
          <w:rFonts w:ascii="Arial" w:hAnsi="Arial" w:cs="Arial"/>
          <w:bCs/>
          <w:color w:val="0070C0"/>
        </w:rPr>
      </w:pPr>
      <w:r w:rsidRPr="00DD782B">
        <w:rPr>
          <w:rFonts w:ascii="Arial" w:hAnsi="Arial" w:cs="Arial"/>
          <w:bCs/>
          <w:color w:val="0070C0"/>
        </w:rPr>
        <w:t>The scope, timing, commercial terms and conditions of any such opportunity shall be subject to separate written agreement between the Parties.</w:t>
      </w:r>
    </w:p>
    <w:p w14:paraId="2B703100" w14:textId="77777777" w:rsidR="00DD782B" w:rsidRPr="00DD782B" w:rsidRDefault="00DD782B" w:rsidP="00DD782B">
      <w:pPr>
        <w:pStyle w:val="ListParagraph"/>
        <w:ind w:left="709"/>
        <w:jc w:val="both"/>
        <w:rPr>
          <w:rFonts w:ascii="Arial" w:hAnsi="Arial" w:cs="Arial"/>
          <w:bCs/>
          <w:color w:val="0070C0"/>
        </w:rPr>
      </w:pPr>
    </w:p>
    <w:p w14:paraId="3C2815D4" w14:textId="77777777" w:rsidR="00FC1103" w:rsidRPr="0045722C" w:rsidRDefault="00DD782B" w:rsidP="00FC1103">
      <w:pPr>
        <w:ind w:left="720"/>
        <w:jc w:val="both"/>
        <w:rPr>
          <w:ins w:id="374" w:author="Samantha" w:date="2026-09-02T18:28:00Z" w16du:dateUtc="2026-09-02T10:28:00Z"/>
          <w:rFonts w:ascii="Arial" w:hAnsi="Arial" w:cs="Arial"/>
          <w:bCs/>
        </w:rPr>
      </w:pPr>
      <w:r w:rsidRPr="00DD782B">
        <w:rPr>
          <w:rFonts w:ascii="Arial" w:hAnsi="Arial" w:cs="Arial"/>
          <w:bCs/>
          <w:color w:val="0070C0"/>
        </w:rPr>
        <w:t>For the avoidance of doubt, nothing in this Clause shall oblige either Party to enter into any Licence, commercialisation, consultancy, validation, follow-on project or other agreement.</w:t>
      </w:r>
    </w:p>
    <w:p w14:paraId="68DA45B2" w14:textId="77777777" w:rsidR="00FC1103" w:rsidRPr="0045722C" w:rsidRDefault="00FC1103" w:rsidP="00FC1103">
      <w:pPr>
        <w:ind w:left="720" w:hanging="720"/>
        <w:jc w:val="both"/>
        <w:rPr>
          <w:ins w:id="375" w:author="Samantha" w:date="2026-09-02T18:28:00Z" w16du:dateUtc="2026-09-02T10:28:00Z"/>
          <w:rFonts w:ascii="Arial" w:hAnsi="Arial" w:cs="Arial"/>
          <w:bCs/>
        </w:rPr>
      </w:pPr>
    </w:p>
    <w:p w14:paraId="7F8E2ABD" w14:textId="571362CA" w:rsidR="00FC1103" w:rsidRPr="00FC1103" w:rsidRDefault="00FC1103" w:rsidP="00FC1103">
      <w:pPr>
        <w:ind w:left="709" w:hanging="709"/>
        <w:jc w:val="both"/>
        <w:rPr>
          <w:ins w:id="376" w:author="Samantha" w:date="2026-09-02T18:29:00Z" w16du:dateUtc="2026-09-02T10:29:00Z"/>
          <w:rFonts w:ascii="Arial" w:hAnsi="Arial" w:cs="Arial"/>
          <w:bCs/>
        </w:rPr>
      </w:pPr>
      <w:ins w:id="377" w:author="Samantha" w:date="2026-09-02T18:28:00Z" w16du:dateUtc="2026-09-02T10:28:00Z">
        <w:r w:rsidRPr="0045722C">
          <w:rPr>
            <w:rFonts w:ascii="Arial" w:hAnsi="Arial" w:cs="Arial"/>
            <w:bCs/>
          </w:rPr>
          <w:t>9.</w:t>
        </w:r>
      </w:ins>
      <w:ins w:id="378" w:author="Samantha" w:date="2026-09-03T18:15:00Z" w16du:dateUtc="2026-09-03T10:15:00Z">
        <w:r w:rsidR="00F06677">
          <w:rPr>
            <w:rFonts w:ascii="Arial" w:hAnsi="Arial" w:cs="Arial"/>
            <w:bCs/>
          </w:rPr>
          <w:t>8</w:t>
        </w:r>
      </w:ins>
      <w:commentRangeStart w:id="379"/>
      <w:ins w:id="380" w:author="Samantha" w:date="2026-09-02T18:29:00Z" w16du:dateUtc="2026-09-02T10:29:00Z">
        <w:r>
          <w:rPr>
            <w:rFonts w:ascii="Arial" w:hAnsi="Arial" w:cs="Arial"/>
            <w:bCs/>
          </w:rPr>
          <w:tab/>
        </w:r>
      </w:ins>
      <w:commentRangeEnd w:id="379"/>
      <w:r w:rsidR="00F06677">
        <w:rPr>
          <w:rStyle w:val="CommentReference"/>
          <w:rFonts w:ascii="Arial" w:hAnsi="Arial" w:cs="Arial"/>
          <w:bCs/>
          <w:sz w:val="20"/>
          <w:szCs w:val="20"/>
        </w:rPr>
        <w:commentReference w:id="379"/>
      </w:r>
      <w:ins w:id="381" w:author="Samantha" w:date="2026-09-02T18:31:00Z" w16du:dateUtc="2026-09-02T10:31:00Z">
        <w:r>
          <w:rPr>
            <w:rFonts w:ascii="Arial" w:hAnsi="Arial" w:cs="Arial"/>
            <w:bCs/>
          </w:rPr>
          <w:t xml:space="preserve">The Parties shall treat </w:t>
        </w:r>
      </w:ins>
      <w:ins w:id="382" w:author="Samantha" w:date="2026-09-02T18:29:00Z" w16du:dateUtc="2026-09-02T10:29:00Z">
        <w:r w:rsidRPr="00FC1103">
          <w:rPr>
            <w:rFonts w:ascii="Arial" w:hAnsi="Arial" w:cs="Arial"/>
            <w:bCs/>
          </w:rPr>
          <w:t>all Data generated under the Project as Confidential Information of both Parties and neither Party shall disclose such Data to any third party except:</w:t>
        </w:r>
      </w:ins>
    </w:p>
    <w:p w14:paraId="62FBBAC2" w14:textId="2D369984" w:rsidR="00380C0C" w:rsidRDefault="00FC1103" w:rsidP="00380C0C">
      <w:pPr>
        <w:ind w:left="993" w:hanging="284"/>
        <w:jc w:val="both"/>
        <w:rPr>
          <w:ins w:id="383" w:author="Samantha" w:date="2026-09-03T19:58:00Z" w16du:dateUtc="2026-09-03T11:58:00Z"/>
          <w:rFonts w:ascii="Arial" w:hAnsi="Arial" w:cs="Arial"/>
          <w:bCs/>
        </w:rPr>
      </w:pPr>
      <w:ins w:id="384" w:author="Samantha" w:date="2026-09-02T18:29:00Z" w16du:dateUtc="2026-09-02T10:29:00Z">
        <w:r w:rsidRPr="00FC1103">
          <w:rPr>
            <w:rFonts w:ascii="Arial" w:hAnsi="Arial" w:cs="Arial"/>
            <w:bCs/>
          </w:rPr>
          <w:t xml:space="preserve">(a) </w:t>
        </w:r>
      </w:ins>
      <w:ins w:id="385" w:author="Samantha" w:date="2026-09-03T20:06:00Z" w16du:dateUtc="2026-09-03T12:06:00Z">
        <w:r w:rsidR="00380C0C" w:rsidRPr="00380C0C">
          <w:rPr>
            <w:rFonts w:ascii="Arial" w:hAnsi="Arial" w:cs="Arial"/>
            <w:bCs/>
          </w:rPr>
          <w:t>by Company to its Affiliates, provided that Company shall be responsible for its Affiliates’ compliance with the confidentiality obligations applicable to Authorized Third Parties (as defined in the NDA) under the NDA, and any breach by such Affiliates shall be deemed a breach by Company</w:t>
        </w:r>
      </w:ins>
      <w:ins w:id="386" w:author="Samantha" w:date="2026-09-03T19:58:00Z" w16du:dateUtc="2026-09-03T11:58:00Z">
        <w:r w:rsidR="00380C0C" w:rsidRPr="00380C0C">
          <w:rPr>
            <w:rFonts w:ascii="Arial" w:hAnsi="Arial" w:cs="Arial"/>
            <w:bCs/>
          </w:rPr>
          <w:t>;</w:t>
        </w:r>
      </w:ins>
    </w:p>
    <w:p w14:paraId="0C0A8E7F" w14:textId="0A3B3B32" w:rsidR="00FC1103" w:rsidRPr="00FC1103" w:rsidRDefault="00380C0C" w:rsidP="00FC1103">
      <w:pPr>
        <w:ind w:left="1134" w:hanging="425"/>
        <w:jc w:val="both"/>
        <w:rPr>
          <w:ins w:id="387" w:author="Samantha" w:date="2026-09-02T18:29:00Z" w16du:dateUtc="2026-09-02T10:29:00Z"/>
          <w:rFonts w:ascii="Arial" w:hAnsi="Arial" w:cs="Arial"/>
          <w:bCs/>
        </w:rPr>
      </w:pPr>
      <w:ins w:id="388" w:author="Samantha" w:date="2026-09-03T19:58:00Z" w16du:dateUtc="2026-09-03T11:58:00Z">
        <w:r>
          <w:rPr>
            <w:rFonts w:ascii="Arial" w:hAnsi="Arial" w:cs="Arial"/>
            <w:bCs/>
          </w:rPr>
          <w:t xml:space="preserve">(b) </w:t>
        </w:r>
      </w:ins>
      <w:ins w:id="389" w:author="Samantha" w:date="2026-09-02T18:29:00Z" w16du:dateUtc="2026-09-02T10:29:00Z">
        <w:r w:rsidR="00FC1103" w:rsidRPr="00FC1103">
          <w:rPr>
            <w:rFonts w:ascii="Arial" w:hAnsi="Arial" w:cs="Arial"/>
            <w:bCs/>
          </w:rPr>
          <w:t>as permitted under this Agreement;</w:t>
        </w:r>
      </w:ins>
    </w:p>
    <w:p w14:paraId="0C095F1A" w14:textId="171498FA" w:rsidR="00FC1103" w:rsidRPr="00FC1103" w:rsidRDefault="00FC1103" w:rsidP="00FC1103">
      <w:pPr>
        <w:ind w:left="1134" w:hanging="425"/>
        <w:jc w:val="both"/>
        <w:rPr>
          <w:ins w:id="390" w:author="Samantha" w:date="2026-09-02T18:29:00Z" w16du:dateUtc="2026-09-02T10:29:00Z"/>
          <w:rFonts w:ascii="Arial" w:hAnsi="Arial" w:cs="Arial"/>
          <w:bCs/>
        </w:rPr>
      </w:pPr>
      <w:ins w:id="391" w:author="Samantha" w:date="2026-09-02T18:29:00Z" w16du:dateUtc="2026-09-02T10:29:00Z">
        <w:r w:rsidRPr="00FC1103">
          <w:rPr>
            <w:rFonts w:ascii="Arial" w:hAnsi="Arial" w:cs="Arial"/>
            <w:bCs/>
          </w:rPr>
          <w:t>(</w:t>
        </w:r>
      </w:ins>
      <w:ins w:id="392" w:author="Samantha" w:date="2026-09-03T19:58:00Z" w16du:dateUtc="2026-09-03T11:58:00Z">
        <w:r w:rsidR="00380C0C">
          <w:rPr>
            <w:rFonts w:ascii="Arial" w:hAnsi="Arial" w:cs="Arial"/>
            <w:bCs/>
          </w:rPr>
          <w:t>c</w:t>
        </w:r>
      </w:ins>
      <w:ins w:id="393" w:author="Samantha" w:date="2026-09-02T18:29:00Z" w16du:dateUtc="2026-09-02T10:29:00Z">
        <w:r w:rsidRPr="00FC1103">
          <w:rPr>
            <w:rFonts w:ascii="Arial" w:hAnsi="Arial" w:cs="Arial"/>
            <w:bCs/>
          </w:rPr>
          <w:t>) as required by law or by any applicable funding authority; or</w:t>
        </w:r>
      </w:ins>
    </w:p>
    <w:p w14:paraId="156C9AE8" w14:textId="728A09EB" w:rsidR="0045722C" w:rsidRPr="0045722C" w:rsidRDefault="00FC1103" w:rsidP="00FC1103">
      <w:pPr>
        <w:ind w:left="1134" w:hanging="425"/>
        <w:jc w:val="both"/>
        <w:rPr>
          <w:rFonts w:ascii="Arial" w:hAnsi="Arial" w:cs="Arial"/>
          <w:bCs/>
        </w:rPr>
      </w:pPr>
      <w:ins w:id="394" w:author="Samantha" w:date="2026-09-02T18:29:00Z" w16du:dateUtc="2026-09-02T10:29:00Z">
        <w:r w:rsidRPr="00FC1103">
          <w:rPr>
            <w:rFonts w:ascii="Arial" w:hAnsi="Arial" w:cs="Arial"/>
            <w:bCs/>
          </w:rPr>
          <w:t>(</w:t>
        </w:r>
      </w:ins>
      <w:ins w:id="395" w:author="Samantha" w:date="2026-09-03T19:58:00Z" w16du:dateUtc="2026-09-03T11:58:00Z">
        <w:r w:rsidR="00380C0C">
          <w:rPr>
            <w:rFonts w:ascii="Arial" w:hAnsi="Arial" w:cs="Arial"/>
            <w:bCs/>
          </w:rPr>
          <w:t>d</w:t>
        </w:r>
      </w:ins>
      <w:ins w:id="396" w:author="Samantha" w:date="2026-09-02T18:29:00Z" w16du:dateUtc="2026-09-02T10:29:00Z">
        <w:r w:rsidRPr="00FC1103">
          <w:rPr>
            <w:rFonts w:ascii="Arial" w:hAnsi="Arial" w:cs="Arial"/>
            <w:bCs/>
          </w:rPr>
          <w:t>) with the prior written consent of the other Party.</w:t>
        </w:r>
      </w:ins>
    </w:p>
    <w:p w14:paraId="4A30E3FC" w14:textId="5C1BEBB2" w:rsidR="009A170A" w:rsidRPr="00DD782B" w:rsidRDefault="00DD782B" w:rsidP="00DD782B">
      <w:pPr>
        <w:keepNext/>
        <w:widowControl/>
        <w:overflowPunct/>
        <w:autoSpaceDE/>
        <w:autoSpaceDN/>
        <w:adjustRightInd/>
        <w:spacing w:after="240"/>
        <w:ind w:left="709"/>
        <w:jc w:val="both"/>
        <w:rPr>
          <w:color w:val="0070C0"/>
        </w:rPr>
      </w:pPr>
      <w:r>
        <w:tab/>
      </w:r>
    </w:p>
    <w:p w14:paraId="50A72146" w14:textId="77777777" w:rsidR="00ED79C1" w:rsidRPr="00ED79C1" w:rsidRDefault="00ED79C1" w:rsidP="00ED79C1">
      <w:pPr>
        <w:pStyle w:val="Heading2"/>
        <w:numPr>
          <w:ilvl w:val="0"/>
          <w:numId w:val="17"/>
        </w:numPr>
        <w:ind w:hanging="720"/>
        <w:jc w:val="left"/>
      </w:pPr>
      <w:r w:rsidRPr="00ED79C1">
        <w:t>PERSONAL DATA</w:t>
      </w:r>
    </w:p>
    <w:p w14:paraId="36B45565" w14:textId="77777777" w:rsidR="00ED79C1" w:rsidRPr="00ED79C1" w:rsidRDefault="00ED79C1" w:rsidP="00ED79C1">
      <w:pPr>
        <w:ind w:left="720"/>
        <w:jc w:val="both"/>
        <w:rPr>
          <w:rFonts w:ascii="Arial" w:hAnsi="Arial" w:cs="Arial"/>
          <w:b/>
          <w:color w:val="000000"/>
          <w:u w:val="single"/>
        </w:rPr>
      </w:pPr>
    </w:p>
    <w:p w14:paraId="3F3CCACC" w14:textId="0426165E" w:rsidR="00F75C1A" w:rsidRPr="00ED79C1" w:rsidRDefault="00F75C1A" w:rsidP="00F75C1A">
      <w:pPr>
        <w:numPr>
          <w:ilvl w:val="1"/>
          <w:numId w:val="17"/>
        </w:numPr>
        <w:overflowPunct/>
        <w:autoSpaceDE/>
        <w:autoSpaceDN/>
        <w:adjustRightInd/>
        <w:ind w:hanging="750"/>
        <w:jc w:val="both"/>
        <w:rPr>
          <w:rFonts w:ascii="Arial" w:hAnsi="Arial" w:cs="Arial"/>
        </w:rPr>
      </w:pPr>
      <w:bookmarkStart w:id="397" w:name="_heading=h.2xcytpi"/>
      <w:bookmarkEnd w:id="397"/>
      <w:r>
        <w:rPr>
          <w:rFonts w:ascii="Arial" w:hAnsi="Arial" w:cs="Arial"/>
          <w:color w:val="000000"/>
        </w:rPr>
        <w:t xml:space="preserve"> </w:t>
      </w:r>
      <w:r w:rsidRPr="00F75C1A">
        <w:rPr>
          <w:rFonts w:ascii="Arial" w:hAnsi="Arial" w:cs="Arial"/>
          <w:color w:val="000000"/>
        </w:rPr>
        <w:t xml:space="preserve">Each Party shall comply with the </w:t>
      </w:r>
      <w:bookmarkStart w:id="398" w:name="_9kR3WTr2666BCYIr640nmQAxyVhDG7r7EAGdNDe"/>
      <w:r w:rsidRPr="00F75C1A">
        <w:rPr>
          <w:rFonts w:ascii="Arial" w:hAnsi="Arial" w:cs="Arial"/>
          <w:color w:val="000000"/>
        </w:rPr>
        <w:t>Pe</w:t>
      </w:r>
      <w:bookmarkStart w:id="399" w:name="_9kR3WTr1AB6BDZrsq"/>
      <w:bookmarkEnd w:id="398"/>
      <w:bookmarkEnd w:id="399"/>
      <w:r w:rsidRPr="00F75C1A">
        <w:rPr>
          <w:rFonts w:ascii="Arial" w:hAnsi="Arial" w:cs="Arial"/>
          <w:color w:val="000000"/>
        </w:rPr>
        <w:t>rsonal Data Protection Act 2012</w:t>
      </w:r>
      <w:r w:rsidR="0017478A">
        <w:rPr>
          <w:rFonts w:ascii="Arial" w:hAnsi="Arial" w:cs="Arial"/>
          <w:color w:val="000000"/>
        </w:rPr>
        <w:t xml:space="preserve"> </w:t>
      </w:r>
      <w:r w:rsidR="0017478A" w:rsidRPr="006E0F64">
        <w:rPr>
          <w:rFonts w:ascii="Arial" w:hAnsi="Arial"/>
        </w:rPr>
        <w:t>(</w:t>
      </w:r>
      <w:r w:rsidR="0017478A">
        <w:rPr>
          <w:rFonts w:ascii="Arial" w:hAnsi="Arial"/>
        </w:rPr>
        <w:t>Revised edition of 2020</w:t>
      </w:r>
      <w:r w:rsidR="0017478A" w:rsidRPr="006E0F64">
        <w:rPr>
          <w:rFonts w:ascii="Arial" w:hAnsi="Arial"/>
        </w:rPr>
        <w:t>)</w:t>
      </w:r>
      <w:r w:rsidRPr="00F75C1A">
        <w:rPr>
          <w:rFonts w:ascii="Arial" w:hAnsi="Arial" w:cs="Arial"/>
          <w:color w:val="000000"/>
        </w:rPr>
        <w:t xml:space="preserve">, </w:t>
      </w:r>
      <w:commentRangeStart w:id="400"/>
      <w:r w:rsidRPr="00F75C1A">
        <w:rPr>
          <w:rFonts w:ascii="Arial" w:hAnsi="Arial" w:cs="Arial"/>
          <w:color w:val="000000"/>
        </w:rPr>
        <w:t xml:space="preserve">Public </w:t>
      </w:r>
      <w:commentRangeEnd w:id="400"/>
      <w:r w:rsidR="00F06677" w:rsidRPr="00F75C1A">
        <w:rPr>
          <w:rStyle w:val="CommentReference"/>
          <w:rFonts w:ascii="Arial" w:hAnsi="Arial" w:cs="Arial"/>
          <w:color w:val="000000"/>
          <w:sz w:val="20"/>
          <w:szCs w:val="20"/>
        </w:rPr>
        <w:commentReference w:id="400"/>
      </w:r>
      <w:r w:rsidRPr="00F75C1A">
        <w:rPr>
          <w:rFonts w:ascii="Arial" w:hAnsi="Arial" w:cs="Arial"/>
          <w:color w:val="000000"/>
        </w:rPr>
        <w:t>Sector (Governance) Act 2018 (</w:t>
      </w:r>
      <w:del w:id="401" w:author="Samantha" w:date="2026-08-31T19:41:00Z" w16du:dateUtc="2026-08-31T11:41:00Z">
        <w:r w:rsidRPr="00F75C1A" w:rsidDel="00FB35E8">
          <w:rPr>
            <w:rFonts w:ascii="Arial" w:hAnsi="Arial" w:cs="Arial"/>
            <w:color w:val="000000"/>
          </w:rPr>
          <w:delText>as the case may be</w:delText>
        </w:r>
      </w:del>
      <w:ins w:id="402" w:author="Samantha" w:date="2026-08-31T19:41:00Z" w16du:dateUtc="2026-08-31T11:41:00Z">
        <w:r w:rsidR="00FB35E8">
          <w:rPr>
            <w:rFonts w:ascii="Arial" w:hAnsi="Arial" w:cs="Arial"/>
            <w:color w:val="000000"/>
          </w:rPr>
          <w:t xml:space="preserve"> if applicable to the Party</w:t>
        </w:r>
      </w:ins>
      <w:r w:rsidRPr="00F75C1A">
        <w:rPr>
          <w:rFonts w:ascii="Arial" w:hAnsi="Arial" w:cs="Arial"/>
          <w:color w:val="000000"/>
        </w:rPr>
        <w:t>), and/or any other all applicable laws relating to data privacy, confidentiality or cyber</w:t>
      </w:r>
      <w:r w:rsidR="00942B7B">
        <w:rPr>
          <w:rFonts w:ascii="Arial" w:hAnsi="Arial" w:cs="Arial"/>
          <w:color w:val="000000"/>
        </w:rPr>
        <w:t xml:space="preserve"> </w:t>
      </w:r>
      <w:r w:rsidRPr="00F75C1A">
        <w:rPr>
          <w:rFonts w:ascii="Arial" w:hAnsi="Arial" w:cs="Arial"/>
          <w:color w:val="000000"/>
        </w:rPr>
        <w:t xml:space="preserve">security as may be relevant to the Data and/or the Project. </w:t>
      </w:r>
    </w:p>
    <w:p w14:paraId="1A3CDC6A" w14:textId="77777777" w:rsidR="00ED79C1" w:rsidRDefault="00ED79C1" w:rsidP="00445481">
      <w:pPr>
        <w:overflowPunct/>
        <w:autoSpaceDE/>
        <w:autoSpaceDN/>
        <w:adjustRightInd/>
        <w:ind w:left="750"/>
        <w:jc w:val="both"/>
        <w:rPr>
          <w:rFonts w:ascii="Arial" w:hAnsi="Arial" w:cs="Arial"/>
        </w:rPr>
      </w:pPr>
    </w:p>
    <w:p w14:paraId="2BE07BFE" w14:textId="60F64A1F" w:rsidR="00ED79C1" w:rsidDel="009E4660" w:rsidRDefault="00ED79C1" w:rsidP="00ED79C1">
      <w:pPr>
        <w:numPr>
          <w:ilvl w:val="1"/>
          <w:numId w:val="17"/>
        </w:numPr>
        <w:overflowPunct/>
        <w:autoSpaceDE/>
        <w:autoSpaceDN/>
        <w:adjustRightInd/>
        <w:ind w:hanging="750"/>
        <w:jc w:val="both"/>
        <w:rPr>
          <w:del w:id="403" w:author="Samantha" w:date="2026-08-27T17:13:00Z" w16du:dateUtc="2026-08-27T09:13:00Z"/>
          <w:rFonts w:ascii="Arial" w:hAnsi="Arial" w:cs="Arial"/>
        </w:rPr>
      </w:pPr>
      <w:commentRangeStart w:id="404"/>
      <w:del w:id="405" w:author="Samantha" w:date="2026-08-27T17:13:00Z" w16du:dateUtc="2026-08-27T09:13:00Z">
        <w:r w:rsidRPr="00ED79C1" w:rsidDel="009E4660">
          <w:rPr>
            <w:rFonts w:ascii="Arial" w:hAnsi="Arial" w:cs="Arial"/>
            <w:color w:val="000000"/>
          </w:rPr>
          <w:delText>W</w:delText>
        </w:r>
      </w:del>
      <w:commentRangeEnd w:id="404"/>
      <w:r w:rsidR="00F06677" w:rsidRPr="00ED79C1">
        <w:rPr>
          <w:rStyle w:val="CommentReference"/>
          <w:rFonts w:ascii="Arial" w:hAnsi="Arial" w:cs="Arial"/>
          <w:color w:val="000000"/>
          <w:sz w:val="20"/>
          <w:szCs w:val="20"/>
        </w:rPr>
        <w:commentReference w:id="404"/>
      </w:r>
      <w:del w:id="406" w:author="Samantha" w:date="2026-08-27T17:13:00Z" w16du:dateUtc="2026-08-27T09:13:00Z">
        <w:r w:rsidRPr="00ED79C1" w:rsidDel="009E4660">
          <w:rPr>
            <w:rFonts w:ascii="Arial" w:hAnsi="Arial" w:cs="Arial"/>
            <w:color w:val="000000"/>
          </w:rPr>
          <w:delText xml:space="preserve">ithout limiting the generality of clause 10.1, the Parties shall: </w:delText>
        </w:r>
      </w:del>
    </w:p>
    <w:p w14:paraId="5E017C90" w14:textId="63866B84" w:rsidR="00ED79C1" w:rsidDel="009E4660" w:rsidRDefault="00ED79C1" w:rsidP="00ED79C1">
      <w:pPr>
        <w:pStyle w:val="ListParagraph"/>
        <w:rPr>
          <w:del w:id="407" w:author="Samantha" w:date="2026-08-27T17:13:00Z" w16du:dateUtc="2026-08-27T09:13:00Z"/>
          <w:rFonts w:ascii="Arial" w:hAnsi="Arial" w:cs="Arial"/>
          <w:color w:val="000000"/>
        </w:rPr>
      </w:pPr>
    </w:p>
    <w:p w14:paraId="7A14907A" w14:textId="36D78224" w:rsidR="00ED79C1" w:rsidRPr="00ED79C1" w:rsidDel="009E4660" w:rsidRDefault="00ED79C1" w:rsidP="00ED79C1">
      <w:pPr>
        <w:rPr>
          <w:del w:id="408" w:author="Samantha" w:date="2026-08-27T17:13:00Z" w16du:dateUtc="2026-08-27T09:13:00Z"/>
          <w:rFonts w:ascii="Arial" w:hAnsi="Arial" w:cs="Arial"/>
          <w:color w:val="000000"/>
        </w:rPr>
      </w:pPr>
    </w:p>
    <w:p w14:paraId="01F7954E" w14:textId="19454613" w:rsidR="00ED79C1" w:rsidRPr="00ED79C1" w:rsidDel="009E4660" w:rsidRDefault="00ED79C1" w:rsidP="00ED79C1">
      <w:pPr>
        <w:widowControl/>
        <w:numPr>
          <w:ilvl w:val="0"/>
          <w:numId w:val="15"/>
        </w:numPr>
        <w:overflowPunct/>
        <w:autoSpaceDE/>
        <w:autoSpaceDN/>
        <w:adjustRightInd/>
        <w:spacing w:line="276" w:lineRule="auto"/>
        <w:ind w:left="1440" w:hanging="615"/>
        <w:jc w:val="both"/>
        <w:rPr>
          <w:del w:id="409" w:author="Samantha" w:date="2026-08-27T17:13:00Z" w16du:dateUtc="2026-08-27T09:13:00Z"/>
          <w:rFonts w:ascii="Arial" w:hAnsi="Arial" w:cs="Arial"/>
          <w:color w:val="000000"/>
        </w:rPr>
      </w:pPr>
      <w:del w:id="410" w:author="Samantha" w:date="2026-08-27T17:13:00Z" w16du:dateUtc="2026-08-27T09:13:00Z">
        <w:r w:rsidRPr="00ED79C1" w:rsidDel="009E4660">
          <w:rPr>
            <w:rFonts w:ascii="Arial" w:hAnsi="Arial" w:cs="Arial"/>
            <w:color w:val="000000"/>
          </w:rPr>
          <w:delText xml:space="preserve">use personal data only to fulfil their obligations under this </w:delText>
        </w:r>
        <w:r w:rsidR="00F75C1A" w:rsidDel="009E4660">
          <w:rPr>
            <w:rFonts w:ascii="Arial" w:hAnsi="Arial" w:cs="Arial"/>
            <w:color w:val="000000"/>
          </w:rPr>
          <w:delText>Agreement</w:delText>
        </w:r>
        <w:r w:rsidRPr="00ED79C1" w:rsidDel="009E4660">
          <w:rPr>
            <w:rFonts w:ascii="Arial" w:hAnsi="Arial" w:cs="Arial"/>
            <w:color w:val="000000"/>
          </w:rPr>
          <w:delText xml:space="preserve"> and for no other purposes unless otherwise permitted or required under law.</w:delText>
        </w:r>
      </w:del>
    </w:p>
    <w:p w14:paraId="122783EA" w14:textId="119DF942" w:rsidR="00ED79C1" w:rsidRPr="00ED79C1" w:rsidDel="009E4660" w:rsidRDefault="00ED79C1" w:rsidP="00ED79C1">
      <w:pPr>
        <w:widowControl/>
        <w:spacing w:line="276" w:lineRule="auto"/>
        <w:ind w:left="1440"/>
        <w:jc w:val="both"/>
        <w:rPr>
          <w:del w:id="411" w:author="Samantha" w:date="2026-08-27T17:13:00Z" w16du:dateUtc="2026-08-27T09:13:00Z"/>
          <w:rFonts w:ascii="Arial" w:hAnsi="Arial" w:cs="Arial"/>
          <w:color w:val="000000"/>
        </w:rPr>
      </w:pPr>
    </w:p>
    <w:p w14:paraId="10FC72CB" w14:textId="1DF8E4FE" w:rsidR="00ED79C1" w:rsidRPr="00ED79C1" w:rsidDel="009E4660" w:rsidRDefault="00ED79C1" w:rsidP="00ED79C1">
      <w:pPr>
        <w:widowControl/>
        <w:numPr>
          <w:ilvl w:val="0"/>
          <w:numId w:val="15"/>
        </w:numPr>
        <w:overflowPunct/>
        <w:autoSpaceDE/>
        <w:autoSpaceDN/>
        <w:adjustRightInd/>
        <w:spacing w:line="276" w:lineRule="auto"/>
        <w:ind w:left="1440" w:hanging="615"/>
        <w:jc w:val="both"/>
        <w:rPr>
          <w:del w:id="412" w:author="Samantha" w:date="2026-08-27T17:13:00Z" w16du:dateUtc="2026-08-27T09:13:00Z"/>
          <w:rFonts w:ascii="Arial" w:hAnsi="Arial" w:cs="Arial"/>
          <w:color w:val="000000"/>
        </w:rPr>
      </w:pPr>
      <w:del w:id="413" w:author="Samantha" w:date="2026-08-27T17:13:00Z" w16du:dateUtc="2026-08-27T09:13:00Z">
        <w:r w:rsidRPr="00ED79C1" w:rsidDel="009E4660">
          <w:rPr>
            <w:rFonts w:ascii="Arial" w:hAnsi="Arial" w:cs="Arial"/>
            <w:color w:val="000000"/>
          </w:rPr>
          <w:delText xml:space="preserve">take all reasonable measures to ensure that personal data collected, obtained and/or held in connection with this </w:delText>
        </w:r>
        <w:r w:rsidR="00F75C1A" w:rsidDel="009E4660">
          <w:rPr>
            <w:rFonts w:ascii="Arial" w:hAnsi="Arial" w:cs="Arial"/>
            <w:color w:val="000000"/>
          </w:rPr>
          <w:delText>Agreement</w:delText>
        </w:r>
        <w:r w:rsidR="00F75C1A" w:rsidRPr="00ED79C1" w:rsidDel="009E4660">
          <w:rPr>
            <w:rFonts w:ascii="Arial" w:hAnsi="Arial" w:cs="Arial"/>
            <w:color w:val="000000"/>
          </w:rPr>
          <w:delText xml:space="preserve"> </w:delText>
        </w:r>
        <w:r w:rsidRPr="00ED79C1" w:rsidDel="009E4660">
          <w:rPr>
            <w:rFonts w:ascii="Arial" w:hAnsi="Arial" w:cs="Arial"/>
            <w:color w:val="000000"/>
          </w:rPr>
          <w:delText>is protected against loss, and against unauthorized access, use, modification, disclosure or other misuse, and that only authorized personnel have access to the personal data.</w:delText>
        </w:r>
      </w:del>
    </w:p>
    <w:p w14:paraId="3FCC8480" w14:textId="7075A9CE" w:rsidR="00ED79C1" w:rsidRPr="00ED79C1" w:rsidDel="009E4660" w:rsidRDefault="00ED79C1" w:rsidP="00ED79C1">
      <w:pPr>
        <w:rPr>
          <w:del w:id="414" w:author="Samantha" w:date="2026-08-27T17:13:00Z" w16du:dateUtc="2026-08-27T09:13:00Z"/>
          <w:rFonts w:ascii="Arial" w:hAnsi="Arial" w:cs="Arial"/>
          <w:color w:val="000000"/>
        </w:rPr>
      </w:pPr>
    </w:p>
    <w:p w14:paraId="24040987" w14:textId="203A216A" w:rsidR="00ED79C1" w:rsidRPr="00ED79C1" w:rsidDel="009E4660" w:rsidRDefault="00ED79C1" w:rsidP="00ED79C1">
      <w:pPr>
        <w:widowControl/>
        <w:numPr>
          <w:ilvl w:val="0"/>
          <w:numId w:val="15"/>
        </w:numPr>
        <w:overflowPunct/>
        <w:autoSpaceDE/>
        <w:autoSpaceDN/>
        <w:adjustRightInd/>
        <w:spacing w:line="276" w:lineRule="auto"/>
        <w:ind w:left="1440" w:hanging="615"/>
        <w:jc w:val="both"/>
        <w:rPr>
          <w:del w:id="415" w:author="Samantha" w:date="2026-08-27T17:13:00Z" w16du:dateUtc="2026-08-27T09:13:00Z"/>
          <w:rFonts w:ascii="Arial" w:hAnsi="Arial" w:cs="Arial"/>
          <w:color w:val="000000"/>
        </w:rPr>
      </w:pPr>
      <w:del w:id="416" w:author="Samantha" w:date="2026-08-27T17:13:00Z" w16du:dateUtc="2026-08-27T09:13:00Z">
        <w:r w:rsidRPr="00ED79C1" w:rsidDel="009E4660">
          <w:rPr>
            <w:rFonts w:ascii="Arial" w:hAnsi="Arial" w:cs="Arial"/>
            <w:color w:val="000000"/>
          </w:rPr>
          <w:delText xml:space="preserve">not disclose to any third party any personal data collected, obtained and/or held in connection with this </w:delText>
        </w:r>
        <w:r w:rsidR="00F75C1A" w:rsidDel="009E4660">
          <w:rPr>
            <w:rFonts w:ascii="Arial" w:hAnsi="Arial" w:cs="Arial"/>
            <w:color w:val="000000"/>
          </w:rPr>
          <w:delText>Agreement</w:delText>
        </w:r>
        <w:r w:rsidR="00F75C1A" w:rsidRPr="00ED79C1" w:rsidDel="009E4660">
          <w:rPr>
            <w:rFonts w:ascii="Arial" w:hAnsi="Arial" w:cs="Arial"/>
            <w:color w:val="000000"/>
          </w:rPr>
          <w:delText xml:space="preserve"> </w:delText>
        </w:r>
        <w:r w:rsidRPr="00ED79C1" w:rsidDel="009E4660">
          <w:rPr>
            <w:rFonts w:ascii="Arial" w:hAnsi="Arial" w:cs="Arial"/>
            <w:color w:val="000000"/>
          </w:rPr>
          <w:delText xml:space="preserve">without first obtaining the other </w:delText>
        </w:r>
        <w:r w:rsidR="004B70DB" w:rsidDel="009E4660">
          <w:rPr>
            <w:rFonts w:ascii="Arial" w:hAnsi="Arial" w:cs="Arial"/>
            <w:color w:val="000000"/>
          </w:rPr>
          <w:delText>'</w:delText>
        </w:r>
        <w:r w:rsidR="004B70DB" w:rsidRPr="00ED79C1" w:rsidDel="009E4660">
          <w:rPr>
            <w:rFonts w:ascii="Arial" w:hAnsi="Arial" w:cs="Arial"/>
            <w:color w:val="000000"/>
          </w:rPr>
          <w:delText>Party</w:delText>
        </w:r>
        <w:r w:rsidR="004B70DB" w:rsidDel="009E4660">
          <w:rPr>
            <w:rFonts w:ascii="Arial" w:hAnsi="Arial" w:cs="Arial"/>
            <w:color w:val="000000"/>
          </w:rPr>
          <w:delText>'</w:delText>
        </w:r>
        <w:r w:rsidR="004B70DB" w:rsidRPr="00ED79C1" w:rsidDel="009E4660">
          <w:rPr>
            <w:rFonts w:ascii="Arial" w:hAnsi="Arial" w:cs="Arial"/>
            <w:color w:val="000000"/>
          </w:rPr>
          <w:delText xml:space="preserve">s </w:delText>
        </w:r>
        <w:r w:rsidRPr="00ED79C1" w:rsidDel="009E4660">
          <w:rPr>
            <w:rFonts w:ascii="Arial" w:hAnsi="Arial" w:cs="Arial"/>
            <w:color w:val="000000"/>
          </w:rPr>
          <w:delText xml:space="preserve">(or </w:delText>
        </w:r>
        <w:r w:rsidR="004B70DB" w:rsidDel="009E4660">
          <w:rPr>
            <w:rFonts w:ascii="Arial" w:hAnsi="Arial" w:cs="Arial"/>
            <w:color w:val="000000"/>
          </w:rPr>
          <w:delText>'</w:delText>
        </w:r>
        <w:r w:rsidR="004B70DB" w:rsidRPr="00ED79C1" w:rsidDel="009E4660">
          <w:rPr>
            <w:rFonts w:ascii="Arial" w:hAnsi="Arial" w:cs="Arial"/>
            <w:color w:val="000000"/>
          </w:rPr>
          <w:delText>Parties</w:delText>
        </w:r>
        <w:r w:rsidR="004B70DB" w:rsidDel="009E4660">
          <w:rPr>
            <w:rFonts w:ascii="Arial" w:hAnsi="Arial" w:cs="Arial"/>
            <w:color w:val="000000"/>
          </w:rPr>
          <w:delText>'</w:delText>
        </w:r>
        <w:r w:rsidRPr="00ED79C1" w:rsidDel="009E4660">
          <w:rPr>
            <w:rFonts w:ascii="Arial" w:hAnsi="Arial" w:cs="Arial"/>
            <w:color w:val="000000"/>
          </w:rPr>
          <w:delText xml:space="preserve">) written consent. If a Party becomes aware that it has a duty under law to disclose such personal data, the Party must inform the other Party immediately and cooperate at its own cost with the other </w:delText>
        </w:r>
        <w:r w:rsidR="004B70DB" w:rsidDel="009E4660">
          <w:rPr>
            <w:rFonts w:ascii="Arial" w:hAnsi="Arial" w:cs="Arial"/>
            <w:color w:val="000000"/>
          </w:rPr>
          <w:delText>'</w:delText>
        </w:r>
        <w:r w:rsidR="004B70DB" w:rsidRPr="00ED79C1" w:rsidDel="009E4660">
          <w:rPr>
            <w:rFonts w:ascii="Arial" w:hAnsi="Arial" w:cs="Arial"/>
            <w:color w:val="000000"/>
          </w:rPr>
          <w:delText>Party</w:delText>
        </w:r>
        <w:r w:rsidR="004B70DB" w:rsidDel="009E4660">
          <w:rPr>
            <w:rFonts w:ascii="Arial" w:hAnsi="Arial" w:cs="Arial"/>
            <w:color w:val="000000"/>
          </w:rPr>
          <w:delText>'</w:delText>
        </w:r>
        <w:r w:rsidR="004B70DB" w:rsidRPr="00ED79C1" w:rsidDel="009E4660">
          <w:rPr>
            <w:rFonts w:ascii="Arial" w:hAnsi="Arial" w:cs="Arial"/>
            <w:color w:val="000000"/>
          </w:rPr>
          <w:delText xml:space="preserve">s </w:delText>
        </w:r>
        <w:r w:rsidRPr="00ED79C1" w:rsidDel="009E4660">
          <w:rPr>
            <w:rFonts w:ascii="Arial" w:hAnsi="Arial" w:cs="Arial"/>
            <w:color w:val="000000"/>
          </w:rPr>
          <w:delText>reasonable requests and directions.</w:delText>
        </w:r>
      </w:del>
    </w:p>
    <w:p w14:paraId="49EE5084" w14:textId="7120A770" w:rsidR="00ED79C1" w:rsidRPr="00ED79C1" w:rsidDel="009E4660" w:rsidRDefault="00ED79C1" w:rsidP="00ED79C1">
      <w:pPr>
        <w:rPr>
          <w:del w:id="417" w:author="Samantha" w:date="2026-08-27T17:13:00Z" w16du:dateUtc="2026-08-27T09:13:00Z"/>
          <w:rFonts w:ascii="Arial" w:hAnsi="Arial" w:cs="Arial"/>
          <w:color w:val="000000"/>
        </w:rPr>
      </w:pPr>
    </w:p>
    <w:p w14:paraId="5693B4F0" w14:textId="145BC810" w:rsidR="00ED79C1" w:rsidRPr="00ED79C1" w:rsidDel="009E4660" w:rsidRDefault="00ED79C1" w:rsidP="00ED79C1">
      <w:pPr>
        <w:widowControl/>
        <w:numPr>
          <w:ilvl w:val="0"/>
          <w:numId w:val="15"/>
        </w:numPr>
        <w:overflowPunct/>
        <w:autoSpaceDE/>
        <w:autoSpaceDN/>
        <w:adjustRightInd/>
        <w:spacing w:line="276" w:lineRule="auto"/>
        <w:ind w:left="1440" w:hanging="615"/>
        <w:jc w:val="both"/>
        <w:rPr>
          <w:del w:id="418" w:author="Samantha" w:date="2026-08-27T17:13:00Z" w16du:dateUtc="2026-08-27T09:13:00Z"/>
          <w:rFonts w:ascii="Arial" w:hAnsi="Arial" w:cs="Arial"/>
          <w:color w:val="000000"/>
        </w:rPr>
      </w:pPr>
      <w:del w:id="419" w:author="Samantha" w:date="2026-08-27T17:13:00Z" w16du:dateUtc="2026-08-27T09:13:00Z">
        <w:r w:rsidRPr="00ED79C1" w:rsidDel="009E4660">
          <w:rPr>
            <w:rFonts w:ascii="Arial" w:hAnsi="Arial" w:cs="Arial"/>
            <w:color w:val="000000"/>
          </w:rPr>
          <w:lastRenderedPageBreak/>
          <w:delText xml:space="preserve">not cause or permit personal data collected, obtained and/or held in connection with this </w:delText>
        </w:r>
        <w:r w:rsidR="00F75C1A" w:rsidDel="009E4660">
          <w:rPr>
            <w:rFonts w:ascii="Arial" w:hAnsi="Arial" w:cs="Arial"/>
            <w:color w:val="000000"/>
          </w:rPr>
          <w:delText>Agreement</w:delText>
        </w:r>
        <w:r w:rsidRPr="00ED79C1" w:rsidDel="009E4660">
          <w:rPr>
            <w:rFonts w:ascii="Arial" w:hAnsi="Arial" w:cs="Arial"/>
            <w:color w:val="000000"/>
          </w:rPr>
          <w:delText xml:space="preserve"> to be transferred to another country, without the prior written consent of the other Party.</w:delText>
        </w:r>
      </w:del>
    </w:p>
    <w:p w14:paraId="7B9144FC" w14:textId="2016C20A" w:rsidR="00ED79C1" w:rsidRPr="00ED79C1" w:rsidDel="009E4660" w:rsidRDefault="00ED79C1" w:rsidP="00ED79C1">
      <w:pPr>
        <w:rPr>
          <w:del w:id="420" w:author="Samantha" w:date="2026-08-27T17:13:00Z" w16du:dateUtc="2026-08-27T09:13:00Z"/>
          <w:rFonts w:ascii="Arial" w:hAnsi="Arial" w:cs="Arial"/>
          <w:color w:val="000000"/>
        </w:rPr>
      </w:pPr>
    </w:p>
    <w:p w14:paraId="0F1063AC" w14:textId="4B5C14E2" w:rsidR="00ED79C1" w:rsidRPr="00ED79C1" w:rsidDel="009E4660" w:rsidRDefault="00ED79C1" w:rsidP="00ED79C1">
      <w:pPr>
        <w:widowControl/>
        <w:numPr>
          <w:ilvl w:val="0"/>
          <w:numId w:val="15"/>
        </w:numPr>
        <w:overflowPunct/>
        <w:autoSpaceDE/>
        <w:autoSpaceDN/>
        <w:adjustRightInd/>
        <w:spacing w:line="276" w:lineRule="auto"/>
        <w:ind w:left="1440" w:hanging="615"/>
        <w:jc w:val="both"/>
        <w:rPr>
          <w:del w:id="421" w:author="Samantha" w:date="2026-08-27T17:13:00Z" w16du:dateUtc="2026-08-27T09:13:00Z"/>
          <w:rFonts w:ascii="Arial" w:hAnsi="Arial" w:cs="Arial"/>
          <w:color w:val="000000"/>
        </w:rPr>
      </w:pPr>
      <w:del w:id="422" w:author="Samantha" w:date="2026-08-27T17:13:00Z" w16du:dateUtc="2026-08-27T09:13:00Z">
        <w:r w:rsidRPr="00ED79C1" w:rsidDel="009E4660">
          <w:rPr>
            <w:rFonts w:ascii="Arial" w:hAnsi="Arial" w:cs="Arial"/>
            <w:color w:val="000000"/>
          </w:rPr>
          <w:delText>not retain personal data for any longer than is necessary for (i) the purposes for which the personal data was collected and/or disclosed by the other Party and (ii) legal purposes.</w:delText>
        </w:r>
      </w:del>
    </w:p>
    <w:p w14:paraId="02CC7529" w14:textId="2699F413" w:rsidR="00ED79C1" w:rsidRPr="00ED79C1" w:rsidDel="009E4660" w:rsidRDefault="00ED79C1" w:rsidP="00ED79C1">
      <w:pPr>
        <w:overflowPunct/>
        <w:autoSpaceDE/>
        <w:autoSpaceDN/>
        <w:adjustRightInd/>
        <w:jc w:val="both"/>
        <w:rPr>
          <w:del w:id="423" w:author="Samantha" w:date="2026-08-27T17:13:00Z" w16du:dateUtc="2026-08-27T09:13:00Z"/>
          <w:rFonts w:ascii="Arial" w:hAnsi="Arial" w:cs="Arial"/>
        </w:rPr>
      </w:pPr>
    </w:p>
    <w:p w14:paraId="78B757CB" w14:textId="7B354BCC" w:rsidR="00ED79C1" w:rsidDel="009E4660" w:rsidRDefault="00ED79C1" w:rsidP="00ED79C1">
      <w:pPr>
        <w:pStyle w:val="ListParagraph"/>
        <w:rPr>
          <w:del w:id="424" w:author="Samantha" w:date="2026-08-27T17:13:00Z" w16du:dateUtc="2026-08-27T09:13:00Z"/>
          <w:rFonts w:ascii="Arial" w:hAnsi="Arial" w:cs="Arial"/>
          <w:color w:val="000000"/>
        </w:rPr>
      </w:pPr>
    </w:p>
    <w:p w14:paraId="2CB005E7" w14:textId="7D598A03" w:rsidR="00ED79C1" w:rsidRPr="00ED79C1" w:rsidDel="009E4660" w:rsidRDefault="00ED79C1" w:rsidP="00ED79C1">
      <w:pPr>
        <w:numPr>
          <w:ilvl w:val="1"/>
          <w:numId w:val="17"/>
        </w:numPr>
        <w:overflowPunct/>
        <w:autoSpaceDE/>
        <w:autoSpaceDN/>
        <w:adjustRightInd/>
        <w:ind w:hanging="750"/>
        <w:jc w:val="both"/>
        <w:rPr>
          <w:del w:id="425" w:author="Samantha" w:date="2026-08-27T17:13:00Z" w16du:dateUtc="2026-08-27T09:13:00Z"/>
          <w:rFonts w:ascii="Arial" w:hAnsi="Arial" w:cs="Arial"/>
        </w:rPr>
      </w:pPr>
      <w:del w:id="426" w:author="Samantha" w:date="2026-08-27T17:13:00Z" w16du:dateUtc="2026-08-27T09:13:00Z">
        <w:r w:rsidRPr="00ED79C1" w:rsidDel="009E4660">
          <w:rPr>
            <w:rFonts w:ascii="Arial" w:hAnsi="Arial" w:cs="Arial"/>
            <w:color w:val="000000"/>
          </w:rPr>
          <w:delText>Each Party undertakes that:</w:delText>
        </w:r>
      </w:del>
    </w:p>
    <w:p w14:paraId="77DF42C2" w14:textId="6F109FB4" w:rsidR="00ED79C1" w:rsidRPr="00ED79C1" w:rsidDel="009E4660" w:rsidRDefault="00ED79C1" w:rsidP="00ED79C1">
      <w:pPr>
        <w:spacing w:line="276" w:lineRule="auto"/>
        <w:ind w:left="547"/>
        <w:rPr>
          <w:del w:id="427" w:author="Samantha" w:date="2026-08-27T17:13:00Z" w16du:dateUtc="2026-08-27T09:13:00Z"/>
          <w:rFonts w:ascii="Arial" w:hAnsi="Arial" w:cs="Arial"/>
          <w:color w:val="000000"/>
        </w:rPr>
      </w:pPr>
    </w:p>
    <w:p w14:paraId="4B11167E" w14:textId="5E063863" w:rsidR="00ED79C1" w:rsidRPr="00ED79C1" w:rsidDel="009E4660" w:rsidRDefault="00ED79C1" w:rsidP="00ED79C1">
      <w:pPr>
        <w:widowControl/>
        <w:numPr>
          <w:ilvl w:val="0"/>
          <w:numId w:val="16"/>
        </w:numPr>
        <w:overflowPunct/>
        <w:autoSpaceDE/>
        <w:autoSpaceDN/>
        <w:adjustRightInd/>
        <w:spacing w:line="276" w:lineRule="auto"/>
        <w:ind w:left="1440" w:hanging="615"/>
        <w:jc w:val="both"/>
        <w:rPr>
          <w:del w:id="428" w:author="Samantha" w:date="2026-08-27T17:13:00Z" w16du:dateUtc="2026-08-27T09:13:00Z"/>
          <w:rFonts w:ascii="Arial" w:hAnsi="Arial" w:cs="Arial"/>
          <w:color w:val="000000"/>
        </w:rPr>
      </w:pPr>
      <w:del w:id="429" w:author="Samantha" w:date="2026-08-27T17:13:00Z" w16du:dateUtc="2026-08-27T09:13:00Z">
        <w:r w:rsidRPr="00ED79C1" w:rsidDel="009E4660">
          <w:rPr>
            <w:rFonts w:ascii="Arial" w:hAnsi="Arial" w:cs="Arial"/>
            <w:color w:val="000000"/>
          </w:rPr>
          <w:delText xml:space="preserve">for any personal data disclosed by it in connection with this </w:delText>
        </w:r>
        <w:r w:rsidR="00F75C1A" w:rsidDel="009E4660">
          <w:rPr>
            <w:rFonts w:ascii="Arial" w:hAnsi="Arial" w:cs="Arial"/>
            <w:color w:val="000000"/>
          </w:rPr>
          <w:delText>Agreement</w:delText>
        </w:r>
        <w:r w:rsidRPr="00ED79C1" w:rsidDel="009E4660">
          <w:rPr>
            <w:rFonts w:ascii="Arial" w:hAnsi="Arial" w:cs="Arial"/>
            <w:color w:val="000000"/>
          </w:rPr>
          <w:delText>, it would have, prior to disclosing such personal data to the other Party, obtained the appropriate consent from the individuals whose personal data are being disclosed, to permit the other Party to collect, use, disclose and/or process such personal data for purposes of the Research;</w:delText>
        </w:r>
      </w:del>
    </w:p>
    <w:p w14:paraId="6998D017" w14:textId="2FAE1345" w:rsidR="00ED79C1" w:rsidRPr="00ED79C1" w:rsidDel="009E4660" w:rsidRDefault="00ED79C1" w:rsidP="00ED79C1">
      <w:pPr>
        <w:widowControl/>
        <w:spacing w:line="276" w:lineRule="auto"/>
        <w:ind w:left="1440"/>
        <w:jc w:val="both"/>
        <w:rPr>
          <w:del w:id="430" w:author="Samantha" w:date="2026-08-27T17:13:00Z" w16du:dateUtc="2026-08-27T09:13:00Z"/>
          <w:rFonts w:ascii="Arial" w:hAnsi="Arial" w:cs="Arial"/>
          <w:color w:val="000000"/>
        </w:rPr>
      </w:pPr>
    </w:p>
    <w:p w14:paraId="2673E6E9" w14:textId="02030CE4" w:rsidR="00ED79C1" w:rsidRPr="00ED79C1" w:rsidDel="009E4660" w:rsidRDefault="00ED79C1" w:rsidP="00ED79C1">
      <w:pPr>
        <w:widowControl/>
        <w:numPr>
          <w:ilvl w:val="0"/>
          <w:numId w:val="16"/>
        </w:numPr>
        <w:overflowPunct/>
        <w:autoSpaceDE/>
        <w:autoSpaceDN/>
        <w:adjustRightInd/>
        <w:spacing w:line="276" w:lineRule="auto"/>
        <w:ind w:left="1440" w:hanging="615"/>
        <w:jc w:val="both"/>
        <w:rPr>
          <w:del w:id="431" w:author="Samantha" w:date="2026-08-27T17:13:00Z" w16du:dateUtc="2026-08-27T09:13:00Z"/>
          <w:rFonts w:ascii="Arial" w:hAnsi="Arial" w:cs="Arial"/>
          <w:color w:val="000000"/>
        </w:rPr>
      </w:pPr>
      <w:del w:id="432" w:author="Samantha" w:date="2026-08-27T17:13:00Z" w16du:dateUtc="2026-08-27T09:13:00Z">
        <w:r w:rsidRPr="00ED79C1" w:rsidDel="009E4660">
          <w:rPr>
            <w:rFonts w:ascii="Arial" w:hAnsi="Arial" w:cs="Arial"/>
            <w:color w:val="000000"/>
          </w:rPr>
          <w:delText>any personal data disclosed by it are accurate and complete. Further, each Party shall give the other Party notice in writing as soon as reasonably practicable should it be aware that any such personal data has been updated and/or changed after such disclosure; and it shall give the other Party notice in writing as soon as reasonably practicable should it be aware that any individual above has withdrawn such consent.</w:delText>
        </w:r>
      </w:del>
    </w:p>
    <w:p w14:paraId="6D00807E" w14:textId="77777777" w:rsidR="00ED79C1" w:rsidRPr="00ED79C1" w:rsidRDefault="00ED79C1" w:rsidP="006E0F64"/>
    <w:p w14:paraId="474E6592" w14:textId="77777777" w:rsidR="00ED79C1" w:rsidRDefault="00ED79C1" w:rsidP="006E0F64"/>
    <w:p w14:paraId="259B7F5D" w14:textId="77777777" w:rsidR="000E2856" w:rsidRDefault="00ED79C1" w:rsidP="00E27BC6">
      <w:pPr>
        <w:pStyle w:val="Heading2"/>
        <w:jc w:val="left"/>
      </w:pPr>
      <w:r>
        <w:t>11.</w:t>
      </w:r>
      <w:r>
        <w:tab/>
      </w:r>
      <w:r w:rsidR="000E2856">
        <w:t>DISCLAIMER OF WARRANTY</w:t>
      </w:r>
    </w:p>
    <w:p w14:paraId="5971C6C9" w14:textId="77777777" w:rsidR="000E2856" w:rsidRDefault="000E2856" w:rsidP="00622295">
      <w:pPr>
        <w:spacing w:line="259" w:lineRule="auto"/>
        <w:ind w:left="720" w:hanging="720"/>
        <w:jc w:val="both"/>
        <w:rPr>
          <w:rFonts w:ascii="Arial" w:hAnsi="Arial"/>
        </w:rPr>
      </w:pPr>
    </w:p>
    <w:p w14:paraId="7CE3E91A" w14:textId="4537E5F2" w:rsidR="000E2856" w:rsidRDefault="003B0485" w:rsidP="00622295">
      <w:pPr>
        <w:spacing w:line="259" w:lineRule="auto"/>
        <w:ind w:left="720" w:hanging="720"/>
        <w:jc w:val="both"/>
        <w:rPr>
          <w:rFonts w:ascii="Arial" w:hAnsi="Arial"/>
        </w:rPr>
      </w:pPr>
      <w:r>
        <w:rPr>
          <w:rFonts w:ascii="Arial" w:hAnsi="Arial"/>
        </w:rPr>
        <w:t>1</w:t>
      </w:r>
      <w:r w:rsidR="006E0F64">
        <w:rPr>
          <w:rFonts w:ascii="Arial" w:hAnsi="Arial"/>
        </w:rPr>
        <w:t>1</w:t>
      </w:r>
      <w:r w:rsidR="000E2856">
        <w:rPr>
          <w:rFonts w:ascii="Arial" w:hAnsi="Arial"/>
        </w:rPr>
        <w:t>.1</w:t>
      </w:r>
      <w:r w:rsidR="000E2856">
        <w:rPr>
          <w:rFonts w:ascii="Arial" w:hAnsi="Arial"/>
        </w:rPr>
        <w:tab/>
        <w:t>The Parties make no representations, conditions or warranties, either expressed or implied</w:t>
      </w:r>
      <w:ins w:id="433" w:author="Samantha" w:date="2026-08-31T19:42:00Z" w16du:dateUtc="2026-08-31T11:42:00Z">
        <w:r w:rsidR="00FB35E8">
          <w:rPr>
            <w:rFonts w:ascii="Arial" w:hAnsi="Arial"/>
          </w:rPr>
          <w:t>,</w:t>
        </w:r>
      </w:ins>
      <w:r w:rsidR="000E2856">
        <w:rPr>
          <w:rFonts w:ascii="Arial" w:hAnsi="Arial"/>
        </w:rPr>
        <w:t xml:space="preserve"> with respect to any of the </w:t>
      </w:r>
      <w:r w:rsidR="00A32ACC">
        <w:rPr>
          <w:rFonts w:ascii="Arial" w:hAnsi="Arial"/>
        </w:rPr>
        <w:t>k</w:t>
      </w:r>
      <w:r w:rsidR="000E2856">
        <w:rPr>
          <w:rFonts w:ascii="Arial" w:hAnsi="Arial"/>
        </w:rPr>
        <w:t>now-how and Intellectual Property</w:t>
      </w:r>
      <w:commentRangeStart w:id="434"/>
      <w:r w:rsidR="000E2856">
        <w:rPr>
          <w:rFonts w:ascii="Arial" w:hAnsi="Arial"/>
        </w:rPr>
        <w:t xml:space="preserve"> </w:t>
      </w:r>
      <w:commentRangeEnd w:id="434"/>
      <w:r w:rsidR="00F06677">
        <w:rPr>
          <w:rStyle w:val="CommentReference"/>
          <w:rFonts w:ascii="Arial" w:hAnsi="Arial"/>
          <w:sz w:val="20"/>
          <w:szCs w:val="20"/>
        </w:rPr>
        <w:commentReference w:id="434"/>
      </w:r>
      <w:ins w:id="435" w:author="Samantha" w:date="2026-08-31T19:42:00Z" w16du:dateUtc="2026-08-31T11:42:00Z">
        <w:r w:rsidR="00FB35E8">
          <w:rPr>
            <w:rFonts w:ascii="Arial" w:hAnsi="Arial"/>
          </w:rPr>
          <w:t>or other i</w:t>
        </w:r>
      </w:ins>
      <w:ins w:id="436" w:author="Samantha" w:date="2026-08-31T19:43:00Z" w16du:dateUtc="2026-08-31T11:43:00Z">
        <w:r w:rsidR="00FB35E8">
          <w:rPr>
            <w:rFonts w:ascii="Arial" w:hAnsi="Arial"/>
          </w:rPr>
          <w:t xml:space="preserve">nformation </w:t>
        </w:r>
      </w:ins>
      <w:r w:rsidR="000E2856">
        <w:rPr>
          <w:rFonts w:ascii="Arial" w:hAnsi="Arial"/>
        </w:rPr>
        <w:t>disclosed to each other or with respect to the work performed pursuant to the terms of this Agreement or the Project Results</w:t>
      </w:r>
      <w:ins w:id="437" w:author="Samantha" w:date="2026-08-31T19:43:00Z" w16du:dateUtc="2026-08-31T11:43:00Z">
        <w:r w:rsidR="00FB35E8">
          <w:rPr>
            <w:rFonts w:ascii="Arial" w:hAnsi="Arial"/>
          </w:rPr>
          <w:t>, except for the obligations and acce</w:t>
        </w:r>
      </w:ins>
      <w:ins w:id="438" w:author="Samantha" w:date="2026-08-31T19:44:00Z" w16du:dateUtc="2026-08-31T11:44:00Z">
        <w:r w:rsidR="00FB35E8">
          <w:rPr>
            <w:rFonts w:ascii="Arial" w:hAnsi="Arial"/>
          </w:rPr>
          <w:t>ptance criteria expressly stated in this Agreement</w:t>
        </w:r>
      </w:ins>
      <w:r w:rsidR="000E2856">
        <w:rPr>
          <w:rFonts w:ascii="Arial" w:hAnsi="Arial"/>
        </w:rPr>
        <w:t xml:space="preserve">. Without limiting the generality of the foregoing, The Parties expressly disclaim any implied warranty, condition or representation that the </w:t>
      </w:r>
      <w:r w:rsidR="00A32ACC">
        <w:rPr>
          <w:rFonts w:ascii="Arial" w:hAnsi="Arial"/>
        </w:rPr>
        <w:t>k</w:t>
      </w:r>
      <w:r w:rsidR="000E2856">
        <w:rPr>
          <w:rFonts w:ascii="Arial" w:hAnsi="Arial"/>
        </w:rPr>
        <w:t>now-how and Intellectual Property and/or the Project Results:-</w:t>
      </w:r>
    </w:p>
    <w:p w14:paraId="4E7293B7" w14:textId="77777777" w:rsidR="000E2856" w:rsidRDefault="000E2856" w:rsidP="000E2856">
      <w:pPr>
        <w:spacing w:line="259" w:lineRule="auto"/>
        <w:ind w:left="720" w:hanging="720"/>
        <w:jc w:val="both"/>
        <w:rPr>
          <w:rFonts w:ascii="Arial" w:hAnsi="Arial"/>
        </w:rPr>
      </w:pPr>
    </w:p>
    <w:p w14:paraId="1C99A455" w14:textId="77777777" w:rsidR="000E2856" w:rsidRDefault="003B0485" w:rsidP="000E2856">
      <w:pPr>
        <w:spacing w:line="259" w:lineRule="auto"/>
        <w:ind w:left="1440" w:hanging="720"/>
        <w:jc w:val="both"/>
        <w:rPr>
          <w:rFonts w:ascii="Arial" w:hAnsi="Arial"/>
        </w:rPr>
      </w:pPr>
      <w:r>
        <w:rPr>
          <w:rFonts w:ascii="Arial" w:hAnsi="Arial"/>
        </w:rPr>
        <w:t>1</w:t>
      </w:r>
      <w:r w:rsidR="008B10A3">
        <w:rPr>
          <w:rFonts w:ascii="Arial" w:hAnsi="Arial"/>
        </w:rPr>
        <w:t>1</w:t>
      </w:r>
      <w:r w:rsidR="000E2856">
        <w:rPr>
          <w:rFonts w:ascii="Arial" w:hAnsi="Arial"/>
        </w:rPr>
        <w:t>.1.1</w:t>
      </w:r>
      <w:r w:rsidR="000E2856">
        <w:rPr>
          <w:rFonts w:ascii="Arial" w:hAnsi="Arial"/>
        </w:rPr>
        <w:tab/>
        <w:t>shall correspond with a parti</w:t>
      </w:r>
      <w:r w:rsidR="000E2856" w:rsidRPr="0019558B">
        <w:rPr>
          <w:rFonts w:ascii="Arial" w:hAnsi="Arial"/>
        </w:rPr>
        <w:t>c</w:t>
      </w:r>
      <w:r w:rsidR="000E2856">
        <w:rPr>
          <w:rFonts w:ascii="Arial" w:hAnsi="Arial"/>
        </w:rPr>
        <w:t>ular description,</w:t>
      </w:r>
    </w:p>
    <w:p w14:paraId="4D4203FB" w14:textId="77777777" w:rsidR="000E2856" w:rsidRDefault="003B0485" w:rsidP="000E2856">
      <w:pPr>
        <w:pStyle w:val="Footer"/>
        <w:tabs>
          <w:tab w:val="left" w:pos="720"/>
        </w:tabs>
        <w:spacing w:line="259" w:lineRule="auto"/>
        <w:ind w:left="1440" w:hanging="720"/>
        <w:jc w:val="both"/>
        <w:rPr>
          <w:rFonts w:ascii="Arial" w:hAnsi="Arial"/>
        </w:rPr>
      </w:pPr>
      <w:r>
        <w:rPr>
          <w:rFonts w:ascii="Arial" w:hAnsi="Arial"/>
        </w:rPr>
        <w:t>1</w:t>
      </w:r>
      <w:r w:rsidR="008B10A3">
        <w:rPr>
          <w:rFonts w:ascii="Arial" w:hAnsi="Arial"/>
        </w:rPr>
        <w:t>1</w:t>
      </w:r>
      <w:r w:rsidR="000E2856">
        <w:rPr>
          <w:rFonts w:ascii="Arial" w:hAnsi="Arial"/>
        </w:rPr>
        <w:t>.1.2</w:t>
      </w:r>
      <w:r w:rsidR="000E2856">
        <w:rPr>
          <w:rFonts w:ascii="Arial" w:hAnsi="Arial"/>
        </w:rPr>
        <w:tab/>
        <w:t>is of a merchantable quality,</w:t>
      </w:r>
    </w:p>
    <w:p w14:paraId="789F8960" w14:textId="77777777" w:rsidR="000E2856" w:rsidRDefault="003B0485" w:rsidP="000E2856">
      <w:pPr>
        <w:spacing w:line="259" w:lineRule="auto"/>
        <w:ind w:left="1440" w:hanging="720"/>
        <w:jc w:val="both"/>
        <w:rPr>
          <w:rFonts w:ascii="Arial" w:hAnsi="Arial"/>
        </w:rPr>
      </w:pPr>
      <w:r>
        <w:rPr>
          <w:rFonts w:ascii="Arial" w:hAnsi="Arial"/>
        </w:rPr>
        <w:t>1</w:t>
      </w:r>
      <w:r w:rsidR="008B10A3">
        <w:rPr>
          <w:rFonts w:ascii="Arial" w:hAnsi="Arial"/>
        </w:rPr>
        <w:t>1</w:t>
      </w:r>
      <w:r w:rsidR="000E2856">
        <w:rPr>
          <w:rFonts w:ascii="Arial" w:hAnsi="Arial"/>
        </w:rPr>
        <w:t>.1.3</w:t>
      </w:r>
      <w:r w:rsidR="000E2856">
        <w:rPr>
          <w:rFonts w:ascii="Arial" w:hAnsi="Arial"/>
        </w:rPr>
        <w:tab/>
        <w:t>is fit for a particular purpose, or</w:t>
      </w:r>
    </w:p>
    <w:p w14:paraId="1B6615DF" w14:textId="77777777" w:rsidR="000E2856" w:rsidRDefault="003B0485" w:rsidP="000E2856">
      <w:pPr>
        <w:spacing w:line="259" w:lineRule="auto"/>
        <w:ind w:left="1440" w:hanging="720"/>
        <w:jc w:val="both"/>
        <w:rPr>
          <w:rFonts w:ascii="Arial" w:hAnsi="Arial"/>
        </w:rPr>
      </w:pPr>
      <w:r>
        <w:rPr>
          <w:rFonts w:ascii="Arial" w:hAnsi="Arial"/>
        </w:rPr>
        <w:t>1</w:t>
      </w:r>
      <w:r w:rsidR="008B10A3">
        <w:rPr>
          <w:rFonts w:ascii="Arial" w:hAnsi="Arial"/>
        </w:rPr>
        <w:t>1</w:t>
      </w:r>
      <w:r w:rsidR="000E2856">
        <w:rPr>
          <w:rFonts w:ascii="Arial" w:hAnsi="Arial"/>
        </w:rPr>
        <w:t>.1.4</w:t>
      </w:r>
      <w:r w:rsidR="000E2856">
        <w:rPr>
          <w:rFonts w:ascii="Arial" w:hAnsi="Arial"/>
        </w:rPr>
        <w:tab/>
        <w:t>is durable for a reasonable period of time.</w:t>
      </w:r>
    </w:p>
    <w:p w14:paraId="3661D85D" w14:textId="77777777" w:rsidR="000E2856" w:rsidRDefault="000E2856" w:rsidP="000E2856">
      <w:pPr>
        <w:spacing w:line="259" w:lineRule="auto"/>
        <w:ind w:left="720" w:hanging="720"/>
        <w:jc w:val="both"/>
        <w:rPr>
          <w:rFonts w:ascii="Arial" w:hAnsi="Arial"/>
        </w:rPr>
      </w:pPr>
    </w:p>
    <w:p w14:paraId="62B64525" w14:textId="3AFF770A" w:rsidR="000E2856" w:rsidRDefault="003B0485" w:rsidP="000E2856">
      <w:pPr>
        <w:spacing w:line="259" w:lineRule="auto"/>
        <w:ind w:left="720" w:hanging="720"/>
        <w:jc w:val="both"/>
        <w:rPr>
          <w:rFonts w:ascii="Arial" w:hAnsi="Arial"/>
        </w:rPr>
      </w:pPr>
      <w:r>
        <w:rPr>
          <w:rFonts w:ascii="Arial" w:hAnsi="Arial"/>
        </w:rPr>
        <w:t>1</w:t>
      </w:r>
      <w:r w:rsidR="006E0F64">
        <w:rPr>
          <w:rFonts w:ascii="Arial" w:hAnsi="Arial"/>
        </w:rPr>
        <w:t>1</w:t>
      </w:r>
      <w:r w:rsidR="000E2856">
        <w:rPr>
          <w:rFonts w:ascii="Arial" w:hAnsi="Arial"/>
        </w:rPr>
        <w:t>.2</w:t>
      </w:r>
      <w:commentRangeStart w:id="439"/>
      <w:r w:rsidR="000E2856">
        <w:rPr>
          <w:rFonts w:ascii="Arial" w:hAnsi="Arial"/>
        </w:rPr>
        <w:tab/>
      </w:r>
      <w:commentRangeEnd w:id="439"/>
      <w:r w:rsidR="00F06677">
        <w:rPr>
          <w:rStyle w:val="CommentReference"/>
          <w:rFonts w:ascii="Arial" w:hAnsi="Arial"/>
          <w:sz w:val="20"/>
          <w:szCs w:val="20"/>
        </w:rPr>
        <w:commentReference w:id="439"/>
      </w:r>
      <w:r w:rsidR="000E2856">
        <w:rPr>
          <w:rFonts w:ascii="Arial" w:hAnsi="Arial"/>
        </w:rPr>
        <w:t xml:space="preserve">The Parties shall not be liable for any </w:t>
      </w:r>
      <w:del w:id="440" w:author="Samantha" w:date="2026-09-02T18:37:00Z" w16du:dateUtc="2026-09-02T10:37:00Z">
        <w:r w:rsidR="000E2856" w:rsidDel="00FC1103">
          <w:rPr>
            <w:rFonts w:ascii="Arial" w:hAnsi="Arial"/>
          </w:rPr>
          <w:delText xml:space="preserve">loss, whether direct, </w:delText>
        </w:r>
      </w:del>
      <w:r w:rsidR="000E2856">
        <w:rPr>
          <w:rFonts w:ascii="Arial" w:hAnsi="Arial"/>
        </w:rPr>
        <w:t xml:space="preserve">consequential, incidental or special (and whether arising out of contract or tort) which any of the Parties suffers arising from any defect, error, fault or failure to perform with respect to the </w:t>
      </w:r>
      <w:r w:rsidR="00A32ACC">
        <w:rPr>
          <w:rFonts w:ascii="Arial" w:hAnsi="Arial"/>
        </w:rPr>
        <w:t>k</w:t>
      </w:r>
      <w:r w:rsidR="000E2856">
        <w:rPr>
          <w:rFonts w:ascii="Arial" w:hAnsi="Arial"/>
        </w:rPr>
        <w:t>now-how and Intellectual Property, the work carried out hereunder or the Project Results.</w:t>
      </w:r>
    </w:p>
    <w:p w14:paraId="058782B9" w14:textId="77777777" w:rsidR="000E2856" w:rsidRDefault="000E2856" w:rsidP="000E2856">
      <w:pPr>
        <w:spacing w:line="259" w:lineRule="auto"/>
        <w:ind w:left="720" w:hanging="720"/>
        <w:jc w:val="both"/>
        <w:rPr>
          <w:rFonts w:ascii="Arial" w:hAnsi="Arial"/>
        </w:rPr>
      </w:pPr>
    </w:p>
    <w:p w14:paraId="3AAEA45C" w14:textId="77777777" w:rsidR="000E2856" w:rsidRDefault="003B0485" w:rsidP="000E2856">
      <w:pPr>
        <w:spacing w:line="259" w:lineRule="auto"/>
        <w:ind w:left="720" w:hanging="720"/>
        <w:jc w:val="both"/>
        <w:rPr>
          <w:rFonts w:ascii="Arial" w:hAnsi="Arial"/>
        </w:rPr>
      </w:pPr>
      <w:r>
        <w:rPr>
          <w:rFonts w:ascii="Arial" w:hAnsi="Arial"/>
        </w:rPr>
        <w:t>1</w:t>
      </w:r>
      <w:r w:rsidR="006E0F64">
        <w:rPr>
          <w:rFonts w:ascii="Arial" w:hAnsi="Arial"/>
        </w:rPr>
        <w:t>1</w:t>
      </w:r>
      <w:r w:rsidR="000E2856">
        <w:rPr>
          <w:rFonts w:ascii="Arial" w:hAnsi="Arial"/>
        </w:rPr>
        <w:t>.3</w:t>
      </w:r>
      <w:r w:rsidR="000E2856">
        <w:rPr>
          <w:rFonts w:ascii="Arial" w:hAnsi="Arial"/>
        </w:rPr>
        <w:tab/>
        <w:t>Nothing in this Agreement shall be construed as:-</w:t>
      </w:r>
    </w:p>
    <w:p w14:paraId="58E43D41" w14:textId="77777777" w:rsidR="000E2856" w:rsidRDefault="000E2856" w:rsidP="000E2856">
      <w:pPr>
        <w:spacing w:line="259" w:lineRule="auto"/>
        <w:ind w:left="1440" w:hanging="720"/>
        <w:jc w:val="both"/>
        <w:rPr>
          <w:rFonts w:ascii="Arial" w:hAnsi="Arial"/>
        </w:rPr>
      </w:pPr>
    </w:p>
    <w:p w14:paraId="470ECCAA" w14:textId="2645582A" w:rsidR="003B0485" w:rsidRDefault="003B0485" w:rsidP="004C74F8">
      <w:pPr>
        <w:spacing w:line="259" w:lineRule="auto"/>
        <w:ind w:left="1440" w:hanging="720"/>
        <w:jc w:val="both"/>
        <w:rPr>
          <w:rFonts w:ascii="Arial" w:hAnsi="Arial"/>
        </w:rPr>
      </w:pPr>
      <w:r>
        <w:rPr>
          <w:rFonts w:ascii="Arial" w:hAnsi="Arial"/>
        </w:rPr>
        <w:t>1</w:t>
      </w:r>
      <w:r w:rsidR="006E0F64">
        <w:rPr>
          <w:rFonts w:ascii="Arial" w:hAnsi="Arial"/>
        </w:rPr>
        <w:t>1</w:t>
      </w:r>
      <w:r w:rsidR="000E2856">
        <w:rPr>
          <w:rFonts w:ascii="Arial" w:hAnsi="Arial"/>
        </w:rPr>
        <w:t>.3.1</w:t>
      </w:r>
      <w:r w:rsidR="000E2856">
        <w:rPr>
          <w:rFonts w:ascii="Arial" w:hAnsi="Arial"/>
        </w:rPr>
        <w:tab/>
        <w:t xml:space="preserve">a warranty or representation by the Parties as to </w:t>
      </w:r>
      <w:del w:id="441" w:author="Samantha" w:date="2026-09-02T18:41:00Z" w16du:dateUtc="2026-09-02T10:41:00Z">
        <w:r w:rsidR="000E2856" w:rsidDel="00FC1103">
          <w:rPr>
            <w:rFonts w:ascii="Arial" w:hAnsi="Arial"/>
          </w:rPr>
          <w:delText xml:space="preserve">the title </w:delText>
        </w:r>
      </w:del>
      <w:ins w:id="442" w:author="Samantha" w:date="2026-09-02T18:41:00Z" w16du:dateUtc="2026-09-02T10:41:00Z">
        <w:r w:rsidR="00FC1103">
          <w:rPr>
            <w:rFonts w:ascii="Arial" w:hAnsi="Arial"/>
          </w:rPr>
          <w:t>i</w:t>
        </w:r>
      </w:ins>
      <w:ins w:id="443" w:author="Samantha" w:date="2026-09-02T18:42:00Z" w16du:dateUtc="2026-09-02T10:42:00Z">
        <w:r w:rsidR="00FC1103">
          <w:rPr>
            <w:rFonts w:ascii="Arial" w:hAnsi="Arial"/>
          </w:rPr>
          <w:t xml:space="preserve">ts ownership </w:t>
        </w:r>
      </w:ins>
      <w:r w:rsidR="000E2856">
        <w:rPr>
          <w:rFonts w:ascii="Arial" w:hAnsi="Arial"/>
        </w:rPr>
        <w:t xml:space="preserve">of any of the </w:t>
      </w:r>
      <w:r w:rsidR="00A32ACC">
        <w:rPr>
          <w:rFonts w:ascii="Arial" w:hAnsi="Arial"/>
        </w:rPr>
        <w:t>k</w:t>
      </w:r>
      <w:r w:rsidR="000E2856">
        <w:rPr>
          <w:rFonts w:ascii="Arial" w:hAnsi="Arial"/>
        </w:rPr>
        <w:t>now-how and Intellectual Property disclosed hereunder or that anything made, used, sold or otherwise disposed of in connection with the same or the Project Results is or will be free from infringement of patents, copyrights, trademarks, industrial designs or other intellectual pro</w:t>
      </w:r>
      <w:r w:rsidR="00FD04FB">
        <w:rPr>
          <w:rFonts w:ascii="Arial" w:hAnsi="Arial"/>
        </w:rPr>
        <w:t>perty rights of any third party; and/or</w:t>
      </w:r>
    </w:p>
    <w:p w14:paraId="1DCE7EBC" w14:textId="77777777" w:rsidR="000E2856" w:rsidRDefault="000E2856" w:rsidP="000E2856">
      <w:pPr>
        <w:spacing w:line="259" w:lineRule="auto"/>
        <w:ind w:left="1440" w:hanging="720"/>
        <w:jc w:val="both"/>
        <w:rPr>
          <w:rFonts w:ascii="Arial" w:hAnsi="Arial"/>
        </w:rPr>
      </w:pPr>
    </w:p>
    <w:p w14:paraId="15E0B822" w14:textId="4CBAA446" w:rsidR="000E2856" w:rsidRDefault="00A9757D" w:rsidP="000E2856">
      <w:pPr>
        <w:spacing w:line="259" w:lineRule="auto"/>
        <w:ind w:left="1440" w:hanging="720"/>
        <w:jc w:val="both"/>
        <w:rPr>
          <w:rFonts w:ascii="Arial" w:hAnsi="Arial"/>
        </w:rPr>
      </w:pPr>
      <w:r>
        <w:rPr>
          <w:rFonts w:ascii="Arial" w:hAnsi="Arial"/>
        </w:rPr>
        <w:t>11</w:t>
      </w:r>
      <w:r w:rsidR="000E2856">
        <w:rPr>
          <w:rFonts w:ascii="Arial" w:hAnsi="Arial"/>
        </w:rPr>
        <w:t>.3.2</w:t>
      </w:r>
      <w:r w:rsidR="000E2856">
        <w:rPr>
          <w:rFonts w:ascii="Arial" w:hAnsi="Arial"/>
        </w:rPr>
        <w:tab/>
        <w:t xml:space="preserve">an obligation by the Parties to bring or prosecute or defend actions or suits against/by third parties for infringement of patents, copyrights, trademarks, industrial designs or other </w:t>
      </w:r>
      <w:r w:rsidR="000E2856">
        <w:rPr>
          <w:rFonts w:ascii="Arial" w:hAnsi="Arial"/>
        </w:rPr>
        <w:lastRenderedPageBreak/>
        <w:t xml:space="preserve">intellectual property or contractual rights, whether in connection with the </w:t>
      </w:r>
      <w:r w:rsidR="00A32ACC">
        <w:rPr>
          <w:rFonts w:ascii="Arial" w:hAnsi="Arial"/>
        </w:rPr>
        <w:t>k</w:t>
      </w:r>
      <w:r w:rsidR="000E2856">
        <w:rPr>
          <w:rFonts w:ascii="Arial" w:hAnsi="Arial"/>
        </w:rPr>
        <w:t>now-how and Intellectual Property or the Project Results or otherwise.</w:t>
      </w:r>
    </w:p>
    <w:p w14:paraId="6904AEEA" w14:textId="77777777" w:rsidR="004C74F8" w:rsidRDefault="004C74F8" w:rsidP="000E2856">
      <w:pPr>
        <w:spacing w:line="259" w:lineRule="auto"/>
        <w:ind w:left="1440" w:hanging="720"/>
        <w:jc w:val="both"/>
        <w:rPr>
          <w:rFonts w:ascii="Arial" w:hAnsi="Arial"/>
        </w:rPr>
      </w:pPr>
    </w:p>
    <w:p w14:paraId="667ADD5B" w14:textId="77777777" w:rsidR="000E2856" w:rsidRDefault="000E2856" w:rsidP="000E2856">
      <w:pPr>
        <w:spacing w:line="259" w:lineRule="auto"/>
        <w:ind w:left="720" w:hanging="720"/>
        <w:jc w:val="both"/>
        <w:rPr>
          <w:rFonts w:ascii="Arial" w:hAnsi="Arial"/>
        </w:rPr>
      </w:pPr>
    </w:p>
    <w:p w14:paraId="128AE4EC" w14:textId="62405A67" w:rsidR="000E2856" w:rsidRDefault="003B0485" w:rsidP="00E27BC6">
      <w:pPr>
        <w:pStyle w:val="Heading2"/>
        <w:jc w:val="left"/>
      </w:pPr>
      <w:r w:rsidRPr="00581AE4">
        <w:t>1</w:t>
      </w:r>
      <w:r w:rsidR="008E7BCB" w:rsidRPr="00581AE4">
        <w:t>2</w:t>
      </w:r>
      <w:r w:rsidR="006E0F64" w:rsidRPr="00581AE4">
        <w:tab/>
      </w:r>
      <w:r w:rsidR="000E2856" w:rsidRPr="00581AE4">
        <w:t>INDEMNITY AND LIMITATION OF LIABILITY</w:t>
      </w:r>
    </w:p>
    <w:p w14:paraId="757CE4AF" w14:textId="77777777" w:rsidR="000E2856" w:rsidRDefault="000E2856" w:rsidP="000E2856">
      <w:pPr>
        <w:spacing w:line="259" w:lineRule="auto"/>
        <w:ind w:left="720" w:hanging="720"/>
        <w:jc w:val="both"/>
        <w:rPr>
          <w:rFonts w:ascii="Arial" w:hAnsi="Arial"/>
        </w:rPr>
      </w:pPr>
    </w:p>
    <w:p w14:paraId="45D211AC" w14:textId="0656B6E3" w:rsidR="003D2FC0" w:rsidRPr="003A43C2" w:rsidRDefault="00A9757D" w:rsidP="003D2FC0">
      <w:pPr>
        <w:tabs>
          <w:tab w:val="left" w:pos="709"/>
        </w:tabs>
        <w:spacing w:line="259" w:lineRule="auto"/>
        <w:ind w:left="720" w:hanging="720"/>
        <w:jc w:val="both"/>
        <w:rPr>
          <w:rFonts w:ascii="Arial" w:hAnsi="Arial"/>
          <w:color w:val="0070C0"/>
        </w:rPr>
      </w:pPr>
      <w:r>
        <w:rPr>
          <w:rFonts w:ascii="Arial" w:hAnsi="Arial"/>
        </w:rPr>
        <w:t>1</w:t>
      </w:r>
      <w:r w:rsidR="008E7BCB">
        <w:rPr>
          <w:rFonts w:ascii="Arial" w:hAnsi="Arial"/>
        </w:rPr>
        <w:t>2</w:t>
      </w:r>
      <w:r w:rsidR="000E2856">
        <w:rPr>
          <w:rFonts w:ascii="Arial" w:hAnsi="Arial"/>
        </w:rPr>
        <w:t>.1</w:t>
      </w:r>
      <w:r w:rsidR="000E2856">
        <w:rPr>
          <w:rFonts w:ascii="Arial" w:hAnsi="Arial"/>
        </w:rPr>
        <w:tab/>
      </w:r>
      <w:r w:rsidR="003D2FC0" w:rsidRPr="006D344D">
        <w:rPr>
          <w:rFonts w:ascii="Arial" w:hAnsi="Arial"/>
        </w:rPr>
        <w:t>Each Party shall be responsible for its own acts, omissions, negligence, wilful misconduct and breaches of this Agreement</w:t>
      </w:r>
      <w:r w:rsidR="003A43C2" w:rsidRPr="003A43C2">
        <w:rPr>
          <w:rFonts w:ascii="Arial" w:hAnsi="Arial"/>
        </w:rPr>
        <w:t xml:space="preserve">, </w:t>
      </w:r>
      <w:r w:rsidR="003A43C2" w:rsidRPr="003A43C2">
        <w:rPr>
          <w:rFonts w:ascii="Arial" w:hAnsi="Arial"/>
          <w:color w:val="0070C0"/>
        </w:rPr>
        <w:t>including any liability arising from death or personal injury caused by its negligence.</w:t>
      </w:r>
    </w:p>
    <w:p w14:paraId="26FCC323" w14:textId="77777777" w:rsidR="003D2FC0" w:rsidRPr="006D344D" w:rsidRDefault="003D2FC0" w:rsidP="003D2FC0">
      <w:pPr>
        <w:tabs>
          <w:tab w:val="left" w:pos="709"/>
        </w:tabs>
        <w:spacing w:line="259" w:lineRule="auto"/>
        <w:ind w:left="720" w:hanging="720"/>
        <w:jc w:val="both"/>
        <w:rPr>
          <w:rFonts w:ascii="Arial" w:hAnsi="Arial"/>
        </w:rPr>
      </w:pPr>
    </w:p>
    <w:p w14:paraId="49D6CC6A" w14:textId="612A2953" w:rsidR="003D2FC0" w:rsidRPr="006D344D" w:rsidRDefault="003D2FC0" w:rsidP="003D2FC0">
      <w:pPr>
        <w:tabs>
          <w:tab w:val="left" w:pos="709"/>
        </w:tabs>
        <w:spacing w:line="259" w:lineRule="auto"/>
        <w:ind w:left="720" w:hanging="720"/>
        <w:jc w:val="both"/>
        <w:rPr>
          <w:rFonts w:ascii="Arial" w:hAnsi="Arial"/>
        </w:rPr>
      </w:pPr>
      <w:r>
        <w:rPr>
          <w:rFonts w:ascii="Arial" w:hAnsi="Arial"/>
        </w:rPr>
        <w:tab/>
      </w:r>
      <w:r w:rsidRPr="009B0A8B">
        <w:rPr>
          <w:rFonts w:ascii="Arial" w:hAnsi="Arial"/>
        </w:rPr>
        <w:t>Where a Party suffers any direct losses, damages, liabilities, costs or expenses arising directly from the other Party's negligence, wilful misconduct or material breach of this Agreement, the Party responsible for such negligence, wilful misconduct or material breach shall remain responsible for such direct losses, damages, liabilities, costs or expenses to the extent caused by its acts or omissions.</w:t>
      </w:r>
    </w:p>
    <w:p w14:paraId="506CC8E9" w14:textId="77777777" w:rsidR="003D2FC0" w:rsidRPr="006D344D" w:rsidRDefault="003D2FC0" w:rsidP="003D2FC0">
      <w:pPr>
        <w:tabs>
          <w:tab w:val="left" w:pos="709"/>
        </w:tabs>
        <w:spacing w:line="259" w:lineRule="auto"/>
        <w:ind w:left="720" w:hanging="720"/>
        <w:jc w:val="both"/>
        <w:rPr>
          <w:rFonts w:ascii="Arial" w:hAnsi="Arial"/>
        </w:rPr>
      </w:pPr>
    </w:p>
    <w:p w14:paraId="78647AA4" w14:textId="77777777" w:rsidR="003D2FC0" w:rsidRDefault="003D2FC0" w:rsidP="003D2FC0">
      <w:pPr>
        <w:spacing w:line="259" w:lineRule="auto"/>
        <w:ind w:left="720" w:hanging="720"/>
        <w:jc w:val="both"/>
        <w:rPr>
          <w:rFonts w:ascii="Arial" w:hAnsi="Arial"/>
        </w:rPr>
      </w:pPr>
      <w:r>
        <w:rPr>
          <w:rFonts w:ascii="Arial" w:hAnsi="Arial"/>
        </w:rPr>
        <w:tab/>
      </w:r>
      <w:r w:rsidRPr="006D344D">
        <w:rPr>
          <w:rFonts w:ascii="Arial" w:hAnsi="Arial"/>
        </w:rPr>
        <w:t>For the avoidance of doubt, neither Party shall be liable for any loss, damage, liability, cost or expense to the extent that such loss, damage, liability, cost or expense was caused or contributed to by the acts, omissions, negligence, wilful misconduct or breach of this Agreement by the other Party.</w:t>
      </w:r>
    </w:p>
    <w:p w14:paraId="41C1EA47" w14:textId="77777777" w:rsidR="003D2FC0" w:rsidRPr="0037658B" w:rsidRDefault="003D2FC0" w:rsidP="003D2FC0">
      <w:pPr>
        <w:spacing w:line="259" w:lineRule="auto"/>
        <w:ind w:left="720" w:hanging="720"/>
        <w:jc w:val="both"/>
        <w:rPr>
          <w:rFonts w:ascii="Arial" w:hAnsi="Arial"/>
        </w:rPr>
      </w:pPr>
    </w:p>
    <w:p w14:paraId="474573A5" w14:textId="77777777" w:rsidR="003D2FC0" w:rsidRDefault="003D2FC0" w:rsidP="003D2FC0">
      <w:pPr>
        <w:tabs>
          <w:tab w:val="left" w:pos="709"/>
        </w:tabs>
        <w:spacing w:line="259" w:lineRule="auto"/>
        <w:ind w:left="720" w:hanging="720"/>
        <w:jc w:val="both"/>
        <w:rPr>
          <w:rFonts w:ascii="Arial" w:hAnsi="Arial"/>
        </w:rPr>
      </w:pPr>
      <w:r w:rsidRPr="0037658B">
        <w:rPr>
          <w:rFonts w:ascii="Arial" w:hAnsi="Arial"/>
        </w:rPr>
        <w:t xml:space="preserve">12.2 </w:t>
      </w:r>
      <w:r>
        <w:rPr>
          <w:rFonts w:ascii="Arial" w:hAnsi="Arial"/>
        </w:rPr>
        <w:tab/>
      </w:r>
      <w:r w:rsidRPr="00E4622E">
        <w:rPr>
          <w:rFonts w:ascii="Arial" w:hAnsi="Arial"/>
        </w:rPr>
        <w:t>Neither Party shall be liable to the other Party for any indirect, consequential, incidental, special, exemplary or punitive losses or damages, including loss of profits, loss of revenue, loss of business opportunity, loss of goodwill, loss of anticipated savings or pure economic loss arising out of or in connection with this Agreement.</w:t>
      </w:r>
    </w:p>
    <w:p w14:paraId="4E725037" w14:textId="77777777" w:rsidR="003D2FC0" w:rsidRPr="0037658B" w:rsidRDefault="003D2FC0" w:rsidP="003D2FC0">
      <w:pPr>
        <w:tabs>
          <w:tab w:val="left" w:pos="709"/>
        </w:tabs>
        <w:spacing w:line="259" w:lineRule="auto"/>
        <w:ind w:left="720" w:hanging="720"/>
        <w:jc w:val="both"/>
        <w:rPr>
          <w:rFonts w:ascii="Arial" w:hAnsi="Arial"/>
        </w:rPr>
      </w:pPr>
    </w:p>
    <w:p w14:paraId="127C2E91" w14:textId="2249E89D" w:rsidR="003D2FC0" w:rsidRDefault="003D2FC0" w:rsidP="003D2FC0">
      <w:pPr>
        <w:spacing w:line="259" w:lineRule="auto"/>
        <w:ind w:left="720" w:hanging="720"/>
        <w:jc w:val="both"/>
        <w:rPr>
          <w:rFonts w:ascii="Arial" w:hAnsi="Arial"/>
        </w:rPr>
      </w:pPr>
      <w:r w:rsidRPr="0037658B">
        <w:rPr>
          <w:rFonts w:ascii="Arial" w:hAnsi="Arial"/>
        </w:rPr>
        <w:t xml:space="preserve">12.3 </w:t>
      </w:r>
      <w:r>
        <w:rPr>
          <w:rFonts w:ascii="Arial" w:hAnsi="Arial"/>
        </w:rPr>
        <w:tab/>
      </w:r>
      <w:r w:rsidRPr="006D5DA9">
        <w:rPr>
          <w:rFonts w:ascii="Arial" w:hAnsi="Arial"/>
        </w:rPr>
        <w:t xml:space="preserve">Each Party acknowledges that the Project is a research and development collaboration. Except for the technical performance criteria and acceptance requirements expressly set out in Schedule </w:t>
      </w:r>
      <w:r>
        <w:rPr>
          <w:rFonts w:ascii="Arial" w:hAnsi="Arial"/>
        </w:rPr>
        <w:t xml:space="preserve">1 Section </w:t>
      </w:r>
      <w:r w:rsidRPr="006D5DA9">
        <w:rPr>
          <w:rFonts w:ascii="Arial" w:hAnsi="Arial"/>
        </w:rPr>
        <w:t>6, neither Party makes any representation or warranty regarding the commercial viability, marketability, fitness for a particular purpose</w:t>
      </w:r>
      <w:ins w:id="444" w:author="Samantha" w:date="2026-08-31T19:49:00Z" w16du:dateUtc="2026-08-31T11:49:00Z">
        <w:r w:rsidR="00FB35E8">
          <w:rPr>
            <w:rFonts w:ascii="Arial" w:hAnsi="Arial"/>
          </w:rPr>
          <w:t xml:space="preserve">, </w:t>
        </w:r>
        <w:r w:rsidR="00FB35E8" w:rsidRPr="00FB35E8">
          <w:rPr>
            <w:rFonts w:ascii="Arial" w:hAnsi="Arial"/>
          </w:rPr>
          <w:t>production readiness, regulatory approval, safety certification</w:t>
        </w:r>
      </w:ins>
      <w:r w:rsidRPr="006D5DA9">
        <w:rPr>
          <w:rFonts w:ascii="Arial" w:hAnsi="Arial"/>
        </w:rPr>
        <w:t xml:space="preserve"> or suitability of the Project Results for any particular application.</w:t>
      </w:r>
    </w:p>
    <w:p w14:paraId="41132952" w14:textId="77777777" w:rsidR="003D2FC0" w:rsidRPr="0037658B" w:rsidRDefault="003D2FC0" w:rsidP="003D2FC0">
      <w:pPr>
        <w:spacing w:line="259" w:lineRule="auto"/>
        <w:ind w:left="720" w:hanging="720"/>
        <w:jc w:val="both"/>
        <w:rPr>
          <w:rFonts w:ascii="Arial" w:hAnsi="Arial"/>
        </w:rPr>
      </w:pPr>
    </w:p>
    <w:p w14:paraId="64885BE4" w14:textId="77777777" w:rsidR="00FB35E8" w:rsidRPr="00FB35E8" w:rsidRDefault="003D2FC0" w:rsidP="00FB35E8">
      <w:pPr>
        <w:spacing w:line="259" w:lineRule="auto"/>
        <w:ind w:left="720" w:hanging="720"/>
        <w:jc w:val="both"/>
        <w:rPr>
          <w:ins w:id="445" w:author="Samantha" w:date="2026-08-31T19:50:00Z" w16du:dateUtc="2026-08-31T11:50:00Z"/>
          <w:rFonts w:ascii="Arial" w:hAnsi="Arial"/>
        </w:rPr>
      </w:pPr>
      <w:r w:rsidRPr="0037658B">
        <w:rPr>
          <w:rFonts w:ascii="Arial" w:hAnsi="Arial"/>
        </w:rPr>
        <w:t xml:space="preserve">12.4 </w:t>
      </w:r>
      <w:r>
        <w:rPr>
          <w:rFonts w:ascii="Arial" w:hAnsi="Arial"/>
        </w:rPr>
        <w:tab/>
      </w:r>
      <w:ins w:id="446" w:author="Samantha" w:date="2026-08-31T19:49:00Z" w16du:dateUtc="2026-08-31T11:49:00Z">
        <w:r w:rsidR="00FB35E8">
          <w:rPr>
            <w:rFonts w:ascii="Arial" w:hAnsi="Arial"/>
          </w:rPr>
          <w:t>Subject to Claus</w:t>
        </w:r>
      </w:ins>
      <w:ins w:id="447" w:author="Samantha" w:date="2026-08-31T19:50:00Z" w16du:dateUtc="2026-08-31T11:50:00Z">
        <w:r w:rsidR="00FB35E8">
          <w:rPr>
            <w:rFonts w:ascii="Arial" w:hAnsi="Arial"/>
          </w:rPr>
          <w:t xml:space="preserve">e 12.5, </w:t>
        </w:r>
      </w:ins>
      <w:del w:id="448" w:author="Samantha" w:date="2026-08-31T19:50:00Z" w16du:dateUtc="2026-08-31T11:50:00Z">
        <w:r w:rsidRPr="0037658B" w:rsidDel="00FB35E8">
          <w:rPr>
            <w:rFonts w:ascii="Arial" w:hAnsi="Arial"/>
          </w:rPr>
          <w:delText xml:space="preserve">Where </w:delText>
        </w:r>
      </w:del>
      <w:ins w:id="449" w:author="Samantha" w:date="2026-08-31T19:50:00Z" w16du:dateUtc="2026-08-31T11:50:00Z">
        <w:r w:rsidR="00FB35E8">
          <w:rPr>
            <w:rFonts w:ascii="Arial" w:hAnsi="Arial"/>
          </w:rPr>
          <w:t>w</w:t>
        </w:r>
        <w:r w:rsidR="00FB35E8" w:rsidRPr="0037658B">
          <w:rPr>
            <w:rFonts w:ascii="Arial" w:hAnsi="Arial"/>
          </w:rPr>
          <w:t xml:space="preserve">here </w:t>
        </w:r>
      </w:ins>
      <w:r w:rsidRPr="0037658B">
        <w:rPr>
          <w:rFonts w:ascii="Arial" w:hAnsi="Arial"/>
        </w:rPr>
        <w:t>a third-party claim arises directly from the acts, omissions, negligence, wilful misconduct or breach of this Agreement by a Party, that Party shall be responsible for addressing such claim and for any direct losses, damages, liabilities, costs and expenses arising directly from such acts, omissions, negligence, wilful misconduct or breach.</w:t>
      </w:r>
      <w:commentRangeStart w:id="450"/>
      <w:ins w:id="451" w:author="Samantha" w:date="2026-08-31T19:50:00Z" w16du:dateUtc="2026-08-31T11:50:00Z">
        <w:r w:rsidR="00FB35E8">
          <w:rPr>
            <w:rFonts w:ascii="Arial" w:hAnsi="Arial"/>
          </w:rPr>
          <w:t xml:space="preserve"> </w:t>
        </w:r>
      </w:ins>
      <w:commentRangeEnd w:id="450"/>
      <w:r w:rsidR="00F06677" w:rsidRPr="00FB35E8">
        <w:rPr>
          <w:rStyle w:val="CommentReference"/>
          <w:rFonts w:ascii="Arial" w:hAnsi="Arial"/>
          <w:sz w:val="20"/>
          <w:szCs w:val="20"/>
        </w:rPr>
        <w:commentReference w:id="450"/>
      </w:r>
      <w:ins w:id="452" w:author="Samantha" w:date="2026-08-31T19:50:00Z" w16du:dateUtc="2026-08-31T11:50:00Z">
        <w:r w:rsidR="00FB35E8" w:rsidRPr="00FB35E8">
          <w:rPr>
            <w:rFonts w:ascii="Arial" w:hAnsi="Arial"/>
          </w:rPr>
          <w:t>The Party seeking protection shall:</w:t>
        </w:r>
      </w:ins>
    </w:p>
    <w:p w14:paraId="5E3A2786" w14:textId="464FB01C" w:rsidR="00FB35E8" w:rsidRPr="00F06677" w:rsidRDefault="00FB35E8">
      <w:pPr>
        <w:pStyle w:val="ListParagraph"/>
        <w:numPr>
          <w:ilvl w:val="0"/>
          <w:numId w:val="36"/>
        </w:numPr>
        <w:spacing w:line="259" w:lineRule="auto"/>
        <w:ind w:left="1134"/>
        <w:jc w:val="both"/>
        <w:rPr>
          <w:ins w:id="453" w:author="Samantha" w:date="2026-08-31T19:50:00Z" w16du:dateUtc="2026-08-31T11:50:00Z"/>
          <w:rFonts w:ascii="Arial" w:hAnsi="Arial"/>
        </w:rPr>
        <w:pPrChange w:id="454" w:author="Samantha" w:date="2026-08-31T19:51:00Z" w16du:dateUtc="2026-08-31T11:51:00Z">
          <w:pPr>
            <w:spacing w:line="259" w:lineRule="auto"/>
            <w:ind w:left="720" w:hanging="720"/>
            <w:jc w:val="both"/>
          </w:pPr>
        </w:pPrChange>
      </w:pPr>
      <w:ins w:id="455" w:author="Samantha" w:date="2026-08-31T19:50:00Z" w16du:dateUtc="2026-08-31T11:50:00Z">
        <w:r w:rsidRPr="00F06677">
          <w:rPr>
            <w:rFonts w:ascii="Arial" w:hAnsi="Arial"/>
          </w:rPr>
          <w:t xml:space="preserve">promptly notify the responsible Party </w:t>
        </w:r>
      </w:ins>
      <w:ins w:id="456" w:author="Samantha" w:date="2026-09-03T18:37:00Z" w16du:dateUtc="2026-09-03T10:37:00Z">
        <w:r w:rsidR="00F06677" w:rsidRPr="00F06677">
          <w:rPr>
            <w:rFonts w:ascii="Arial" w:hAnsi="Arial"/>
          </w:rPr>
          <w:t>in writing of the claim and provide copies of relevant materials then in its possession or control</w:t>
        </w:r>
      </w:ins>
      <w:ins w:id="457" w:author="Samantha" w:date="2026-08-31T19:50:00Z" w16du:dateUtc="2026-08-31T11:50:00Z">
        <w:r w:rsidRPr="00F06677">
          <w:rPr>
            <w:rFonts w:ascii="Arial" w:hAnsi="Arial"/>
          </w:rPr>
          <w:t>;</w:t>
        </w:r>
      </w:ins>
    </w:p>
    <w:p w14:paraId="780B1685" w14:textId="21CD205C" w:rsidR="00FB35E8" w:rsidRPr="00F06677" w:rsidRDefault="00FB35E8">
      <w:pPr>
        <w:pStyle w:val="ListParagraph"/>
        <w:numPr>
          <w:ilvl w:val="0"/>
          <w:numId w:val="36"/>
        </w:numPr>
        <w:spacing w:line="259" w:lineRule="auto"/>
        <w:ind w:left="1134"/>
        <w:jc w:val="both"/>
        <w:rPr>
          <w:ins w:id="458" w:author="Samantha" w:date="2026-08-31T19:50:00Z" w16du:dateUtc="2026-08-31T11:50:00Z"/>
          <w:rFonts w:ascii="Arial" w:hAnsi="Arial"/>
        </w:rPr>
        <w:pPrChange w:id="459" w:author="Samantha" w:date="2026-08-31T19:51:00Z" w16du:dateUtc="2026-08-31T11:51:00Z">
          <w:pPr>
            <w:spacing w:line="259" w:lineRule="auto"/>
            <w:ind w:left="720" w:hanging="720"/>
            <w:jc w:val="both"/>
          </w:pPr>
        </w:pPrChange>
      </w:pPr>
      <w:ins w:id="460" w:author="Samantha" w:date="2026-08-31T19:50:00Z" w16du:dateUtc="2026-08-31T11:50:00Z">
        <w:r w:rsidRPr="00F06677">
          <w:rPr>
            <w:rFonts w:ascii="Arial" w:hAnsi="Arial"/>
          </w:rPr>
          <w:t xml:space="preserve">provide reasonable cooperation at the responsible Party’s cost; </w:t>
        </w:r>
      </w:ins>
    </w:p>
    <w:p w14:paraId="172514EB" w14:textId="43C6B8E9" w:rsidR="003D2FC0" w:rsidRDefault="00FB35E8">
      <w:pPr>
        <w:pStyle w:val="ListParagraph"/>
        <w:numPr>
          <w:ilvl w:val="0"/>
          <w:numId w:val="36"/>
        </w:numPr>
        <w:spacing w:line="259" w:lineRule="auto"/>
        <w:ind w:left="1134"/>
        <w:jc w:val="both"/>
        <w:rPr>
          <w:ins w:id="461" w:author="Samantha" w:date="2026-09-03T18:32:00Z" w16du:dateUtc="2026-09-03T10:32:00Z"/>
          <w:rFonts w:ascii="Arial" w:hAnsi="Arial"/>
        </w:rPr>
      </w:pPr>
      <w:ins w:id="462" w:author="Samantha" w:date="2026-08-31T19:50:00Z" w16du:dateUtc="2026-08-31T11:50:00Z">
        <w:r w:rsidRPr="00F06677">
          <w:rPr>
            <w:rFonts w:ascii="Arial" w:hAnsi="Arial"/>
          </w:rPr>
          <w:t xml:space="preserve">permit the responsible Party to </w:t>
        </w:r>
      </w:ins>
      <w:ins w:id="463" w:author="Samantha" w:date="2026-09-03T18:32:00Z" w16du:dateUtc="2026-09-03T10:32:00Z">
        <w:r w:rsidR="00F06677">
          <w:rPr>
            <w:rFonts w:ascii="Arial" w:hAnsi="Arial"/>
          </w:rPr>
          <w:t xml:space="preserve">have sole </w:t>
        </w:r>
      </w:ins>
      <w:ins w:id="464" w:author="Samantha" w:date="2026-08-31T19:50:00Z" w16du:dateUtc="2026-08-31T11:50:00Z">
        <w:r w:rsidRPr="00F06677">
          <w:rPr>
            <w:rFonts w:ascii="Arial" w:hAnsi="Arial"/>
          </w:rPr>
          <w:t xml:space="preserve">control </w:t>
        </w:r>
      </w:ins>
      <w:ins w:id="465" w:author="Samantha" w:date="2026-09-03T18:32:00Z" w16du:dateUtc="2026-09-03T10:32:00Z">
        <w:r w:rsidR="00F06677">
          <w:rPr>
            <w:rFonts w:ascii="Arial" w:hAnsi="Arial"/>
          </w:rPr>
          <w:t xml:space="preserve">of </w:t>
        </w:r>
      </w:ins>
      <w:ins w:id="466" w:author="Samantha" w:date="2026-08-31T19:50:00Z" w16du:dateUtc="2026-08-31T11:50:00Z">
        <w:r w:rsidRPr="00F06677">
          <w:rPr>
            <w:rFonts w:ascii="Arial" w:hAnsi="Arial"/>
          </w:rPr>
          <w:t>the defence and settlement</w:t>
        </w:r>
      </w:ins>
      <w:ins w:id="467" w:author="Samantha" w:date="2026-09-03T18:38:00Z" w16du:dateUtc="2026-09-03T10:38:00Z">
        <w:r w:rsidR="00F06677">
          <w:rPr>
            <w:rFonts w:ascii="Arial" w:hAnsi="Arial"/>
          </w:rPr>
          <w:t xml:space="preserve"> </w:t>
        </w:r>
        <w:r w:rsidR="00F06677" w:rsidRPr="00F06677">
          <w:rPr>
            <w:rFonts w:ascii="Arial" w:hAnsi="Arial"/>
          </w:rPr>
          <w:t>of the claim, provided that no settlement may admit fault or wrongdoing by, or impose any non-monetary obligation on, the Party seeking protection without that Party’s prior written consent (not to be unreasonably withheld or delayed)</w:t>
        </w:r>
        <w:r w:rsidR="00F06677">
          <w:rPr>
            <w:rFonts w:ascii="Arial" w:hAnsi="Arial"/>
          </w:rPr>
          <w:t>; and</w:t>
        </w:r>
      </w:ins>
    </w:p>
    <w:p w14:paraId="69D2CCE4" w14:textId="00E62177" w:rsidR="00F06677" w:rsidRPr="00F06677" w:rsidRDefault="00F06677">
      <w:pPr>
        <w:pStyle w:val="ListParagraph"/>
        <w:numPr>
          <w:ilvl w:val="0"/>
          <w:numId w:val="36"/>
        </w:numPr>
        <w:spacing w:line="259" w:lineRule="auto"/>
        <w:ind w:left="1134"/>
        <w:jc w:val="both"/>
        <w:rPr>
          <w:rFonts w:ascii="Arial" w:hAnsi="Arial"/>
        </w:rPr>
        <w:pPrChange w:id="468" w:author="Samantha" w:date="2026-08-31T19:51:00Z" w16du:dateUtc="2026-08-31T11:51:00Z">
          <w:pPr>
            <w:spacing w:line="259" w:lineRule="auto"/>
            <w:ind w:left="720" w:hanging="720"/>
            <w:jc w:val="both"/>
          </w:pPr>
        </w:pPrChange>
      </w:pPr>
      <w:ins w:id="469" w:author="Samantha" w:date="2026-09-03T18:39:00Z" w16du:dateUtc="2026-09-03T10:39:00Z">
        <w:r w:rsidRPr="00F06677">
          <w:rPr>
            <w:rFonts w:ascii="Arial" w:hAnsi="Arial"/>
          </w:rPr>
          <w:t xml:space="preserve">make available to the </w:t>
        </w:r>
        <w:r w:rsidRPr="00D574E0">
          <w:rPr>
            <w:rFonts w:ascii="Arial" w:hAnsi="Arial"/>
          </w:rPr>
          <w:t xml:space="preserve">responsible </w:t>
        </w:r>
        <w:r w:rsidRPr="00F06677">
          <w:rPr>
            <w:rFonts w:ascii="Arial" w:hAnsi="Arial"/>
          </w:rPr>
          <w:t xml:space="preserve">Party any defenses and immunities relating to the claim that are reasonably available to the Party seeking protection, and execute such documents as may reasonably be required to enable the </w:t>
        </w:r>
        <w:r w:rsidRPr="00D574E0">
          <w:rPr>
            <w:rFonts w:ascii="Arial" w:hAnsi="Arial"/>
          </w:rPr>
          <w:t xml:space="preserve">responsible </w:t>
        </w:r>
        <w:r w:rsidRPr="00F06677">
          <w:rPr>
            <w:rFonts w:ascii="Arial" w:hAnsi="Arial"/>
          </w:rPr>
          <w:t>Party to rely on them</w:t>
        </w:r>
      </w:ins>
      <w:ins w:id="470" w:author="Samantha" w:date="2026-09-03T18:34:00Z" w16du:dateUtc="2026-09-03T10:34:00Z">
        <w:r>
          <w:rPr>
            <w:rFonts w:ascii="Arial" w:hAnsi="Arial"/>
          </w:rPr>
          <w:t>.</w:t>
        </w:r>
      </w:ins>
    </w:p>
    <w:p w14:paraId="62857391" w14:textId="77777777" w:rsidR="009C3AF5" w:rsidRDefault="009C3AF5" w:rsidP="003D2FC0">
      <w:pPr>
        <w:spacing w:line="259" w:lineRule="auto"/>
        <w:ind w:left="720" w:hanging="720"/>
        <w:jc w:val="both"/>
        <w:rPr>
          <w:rFonts w:ascii="Arial" w:hAnsi="Arial"/>
        </w:rPr>
      </w:pPr>
    </w:p>
    <w:p w14:paraId="579B6936" w14:textId="34ECD7E2" w:rsidR="009C3AF5" w:rsidRDefault="009C3AF5" w:rsidP="003D2FC0">
      <w:pPr>
        <w:spacing w:line="259" w:lineRule="auto"/>
        <w:ind w:left="720" w:hanging="720"/>
        <w:jc w:val="both"/>
        <w:rPr>
          <w:rFonts w:ascii="Arial" w:hAnsi="Arial"/>
        </w:rPr>
      </w:pPr>
      <w:r>
        <w:rPr>
          <w:rFonts w:ascii="Arial" w:hAnsi="Arial"/>
        </w:rPr>
        <w:t>12.5</w:t>
      </w:r>
      <w:r>
        <w:rPr>
          <w:rFonts w:ascii="Arial" w:hAnsi="Arial"/>
        </w:rPr>
        <w:tab/>
      </w:r>
      <w:commentRangeStart w:id="471"/>
      <w:r w:rsidRPr="009C3AF5">
        <w:rPr>
          <w:rFonts w:ascii="Arial" w:hAnsi="Arial"/>
        </w:rPr>
        <w:t>To</w:t>
      </w:r>
      <w:commentRangeEnd w:id="471"/>
      <w:r w:rsidR="00F06677" w:rsidRPr="009C3AF5">
        <w:rPr>
          <w:rStyle w:val="CommentReference"/>
          <w:rFonts w:ascii="Arial" w:hAnsi="Arial"/>
          <w:sz w:val="20"/>
          <w:szCs w:val="20"/>
        </w:rPr>
        <w:commentReference w:id="471"/>
      </w:r>
      <w:r w:rsidRPr="009C3AF5">
        <w:rPr>
          <w:rFonts w:ascii="Arial" w:hAnsi="Arial"/>
        </w:rPr>
        <w:t xml:space="preserve"> the extent permitted by law, and save for:</w:t>
      </w:r>
    </w:p>
    <w:p w14:paraId="468004BB" w14:textId="77777777" w:rsidR="009C3AF5" w:rsidRDefault="009C3AF5" w:rsidP="003D2FC0">
      <w:pPr>
        <w:spacing w:line="259" w:lineRule="auto"/>
        <w:ind w:left="720" w:hanging="720"/>
        <w:jc w:val="both"/>
        <w:rPr>
          <w:rFonts w:ascii="Arial" w:hAnsi="Arial"/>
        </w:rPr>
      </w:pPr>
    </w:p>
    <w:p w14:paraId="39A1D4A4" w14:textId="4D17182A" w:rsidR="009C3AF5" w:rsidRDefault="009C3AF5" w:rsidP="003D2FC0">
      <w:pPr>
        <w:spacing w:line="259" w:lineRule="auto"/>
        <w:ind w:left="720" w:hanging="720"/>
        <w:jc w:val="both"/>
        <w:rPr>
          <w:rFonts w:ascii="Arial" w:hAnsi="Arial"/>
        </w:rPr>
      </w:pPr>
      <w:r>
        <w:rPr>
          <w:rFonts w:ascii="Arial" w:hAnsi="Arial"/>
        </w:rPr>
        <w:tab/>
      </w:r>
      <w:r w:rsidRPr="009C3AF5">
        <w:rPr>
          <w:rFonts w:ascii="Arial" w:hAnsi="Arial"/>
        </w:rPr>
        <w:t xml:space="preserve">(a) death or personal injury caused by a Party's negligence; </w:t>
      </w:r>
      <w:del w:id="472" w:author="Samantha" w:date="2026-08-31T19:53:00Z" w16du:dateUtc="2026-08-31T11:53:00Z">
        <w:r w:rsidRPr="009C3AF5" w:rsidDel="00FB35E8">
          <w:rPr>
            <w:rFonts w:ascii="Arial" w:hAnsi="Arial"/>
          </w:rPr>
          <w:delText>and</w:delText>
        </w:r>
      </w:del>
    </w:p>
    <w:p w14:paraId="11AA8D8B" w14:textId="50DBC6E9" w:rsidR="00FB35E8" w:rsidRDefault="009C3AF5" w:rsidP="00FB35E8">
      <w:pPr>
        <w:spacing w:line="259" w:lineRule="auto"/>
        <w:ind w:left="720" w:hanging="720"/>
        <w:jc w:val="both"/>
        <w:rPr>
          <w:ins w:id="473" w:author="Samantha" w:date="2026-08-31T19:52:00Z" w16du:dateUtc="2026-08-31T11:52:00Z"/>
          <w:rFonts w:ascii="Arial" w:hAnsi="Arial"/>
        </w:rPr>
      </w:pPr>
      <w:r>
        <w:rPr>
          <w:rFonts w:ascii="Arial" w:hAnsi="Arial"/>
        </w:rPr>
        <w:tab/>
      </w:r>
      <w:r w:rsidRPr="009C3AF5">
        <w:rPr>
          <w:rFonts w:ascii="Arial" w:hAnsi="Arial"/>
        </w:rPr>
        <w:t>(b) a Party's wilful misconduct</w:t>
      </w:r>
      <w:del w:id="474" w:author="Samantha" w:date="2026-08-31T19:53:00Z" w16du:dateUtc="2026-08-31T11:53:00Z">
        <w:r w:rsidRPr="009C3AF5" w:rsidDel="00FB35E8">
          <w:rPr>
            <w:rFonts w:ascii="Arial" w:hAnsi="Arial"/>
          </w:rPr>
          <w:delText>,</w:delText>
        </w:r>
      </w:del>
      <w:ins w:id="475" w:author="Samantha" w:date="2026-08-31T19:53:00Z" w16du:dateUtc="2026-08-31T11:53:00Z">
        <w:r w:rsidR="00FB35E8">
          <w:rPr>
            <w:rFonts w:ascii="Arial" w:hAnsi="Arial"/>
          </w:rPr>
          <w:t>;</w:t>
        </w:r>
      </w:ins>
    </w:p>
    <w:p w14:paraId="0D63CCFD" w14:textId="692A89C0" w:rsidR="00FB35E8" w:rsidRPr="00FB35E8" w:rsidRDefault="00FB35E8">
      <w:pPr>
        <w:spacing w:line="259" w:lineRule="auto"/>
        <w:ind w:left="720"/>
        <w:jc w:val="both"/>
        <w:rPr>
          <w:ins w:id="476" w:author="Samantha" w:date="2026-08-31T19:52:00Z" w16du:dateUtc="2026-08-31T11:52:00Z"/>
          <w:rFonts w:ascii="Arial" w:hAnsi="Arial"/>
        </w:rPr>
        <w:pPrChange w:id="477" w:author="Samantha" w:date="2026-08-31T19:52:00Z" w16du:dateUtc="2026-08-31T11:52:00Z">
          <w:pPr>
            <w:spacing w:line="259" w:lineRule="auto"/>
            <w:ind w:left="720" w:hanging="720"/>
            <w:jc w:val="both"/>
          </w:pPr>
        </w:pPrChange>
      </w:pPr>
      <w:ins w:id="478" w:author="Samantha" w:date="2026-08-31T19:52:00Z" w16du:dateUtc="2026-08-31T11:52:00Z">
        <w:r w:rsidRPr="00FB35E8">
          <w:rPr>
            <w:rFonts w:ascii="Arial" w:hAnsi="Arial"/>
          </w:rPr>
          <w:lastRenderedPageBreak/>
          <w:t>(c) fraud or fraudulent misrepresentation</w:t>
        </w:r>
      </w:ins>
      <w:ins w:id="479" w:author="Samantha" w:date="2026-08-31T19:53:00Z" w16du:dateUtc="2026-08-31T11:53:00Z">
        <w:r>
          <w:rPr>
            <w:rFonts w:ascii="Arial" w:hAnsi="Arial"/>
          </w:rPr>
          <w:t>;</w:t>
        </w:r>
      </w:ins>
    </w:p>
    <w:p w14:paraId="48BBC261" w14:textId="368BE25A" w:rsidR="00FB35E8" w:rsidRPr="00FB35E8" w:rsidRDefault="00FB35E8">
      <w:pPr>
        <w:spacing w:line="259" w:lineRule="auto"/>
        <w:ind w:left="720"/>
        <w:jc w:val="both"/>
        <w:rPr>
          <w:ins w:id="480" w:author="Samantha" w:date="2026-08-31T19:52:00Z" w16du:dateUtc="2026-08-31T11:52:00Z"/>
          <w:rFonts w:ascii="Arial" w:hAnsi="Arial"/>
        </w:rPr>
        <w:pPrChange w:id="481" w:author="Samantha" w:date="2026-08-31T19:52:00Z" w16du:dateUtc="2026-08-31T11:52:00Z">
          <w:pPr>
            <w:spacing w:line="259" w:lineRule="auto"/>
            <w:ind w:left="720" w:hanging="720"/>
            <w:jc w:val="both"/>
          </w:pPr>
        </w:pPrChange>
      </w:pPr>
      <w:ins w:id="482" w:author="Samantha" w:date="2026-08-31T19:52:00Z" w16du:dateUtc="2026-08-31T11:52:00Z">
        <w:r w:rsidRPr="00FB35E8">
          <w:rPr>
            <w:rFonts w:ascii="Arial" w:hAnsi="Arial"/>
          </w:rPr>
          <w:t>(d) breach of Clause 8</w:t>
        </w:r>
      </w:ins>
      <w:ins w:id="483" w:author="Samantha" w:date="2026-09-03T18:42:00Z" w16du:dateUtc="2026-09-03T10:42:00Z">
        <w:r w:rsidR="00F06677">
          <w:rPr>
            <w:rFonts w:ascii="Arial" w:hAnsi="Arial"/>
          </w:rPr>
          <w:t xml:space="preserve"> (Conf</w:t>
        </w:r>
      </w:ins>
      <w:ins w:id="484" w:author="Samantha" w:date="2026-09-03T18:43:00Z" w16du:dateUtc="2026-09-03T10:43:00Z">
        <w:r w:rsidR="00F06677">
          <w:rPr>
            <w:rFonts w:ascii="Arial" w:hAnsi="Arial"/>
          </w:rPr>
          <w:t>identiality</w:t>
        </w:r>
      </w:ins>
      <w:ins w:id="485" w:author="Samantha" w:date="2026-09-03T18:42:00Z" w16du:dateUtc="2026-09-03T10:42:00Z">
        <w:r w:rsidR="00F06677">
          <w:rPr>
            <w:rFonts w:ascii="Arial" w:hAnsi="Arial"/>
          </w:rPr>
          <w:t>)</w:t>
        </w:r>
      </w:ins>
      <w:ins w:id="486" w:author="Samantha" w:date="2026-08-31T19:53:00Z" w16du:dateUtc="2026-08-31T11:53:00Z">
        <w:r>
          <w:rPr>
            <w:rFonts w:ascii="Arial" w:hAnsi="Arial"/>
          </w:rPr>
          <w:t>; and</w:t>
        </w:r>
      </w:ins>
    </w:p>
    <w:p w14:paraId="44B2FA28" w14:textId="5AFC4871" w:rsidR="00FB35E8" w:rsidRDefault="00FB35E8">
      <w:pPr>
        <w:spacing w:line="259" w:lineRule="auto"/>
        <w:ind w:left="720"/>
        <w:jc w:val="both"/>
        <w:rPr>
          <w:rFonts w:ascii="Arial" w:hAnsi="Arial"/>
        </w:rPr>
        <w:pPrChange w:id="487" w:author="Samantha" w:date="2026-08-31T19:52:00Z" w16du:dateUtc="2026-08-31T11:52:00Z">
          <w:pPr>
            <w:spacing w:line="259" w:lineRule="auto"/>
            <w:ind w:left="720" w:hanging="720"/>
            <w:jc w:val="both"/>
          </w:pPr>
        </w:pPrChange>
      </w:pPr>
      <w:ins w:id="488" w:author="Samantha" w:date="2026-08-31T19:52:00Z" w16du:dateUtc="2026-08-31T11:52:00Z">
        <w:r w:rsidRPr="00FB35E8">
          <w:rPr>
            <w:rFonts w:ascii="Arial" w:hAnsi="Arial"/>
          </w:rPr>
          <w:t>(e) infringement, unauthorised use or misappropriation of the other Party’s Intellectual Property</w:t>
        </w:r>
      </w:ins>
      <w:ins w:id="489" w:author="Samantha" w:date="2026-08-31T19:53:00Z" w16du:dateUtc="2026-08-31T11:53:00Z">
        <w:r>
          <w:rPr>
            <w:rFonts w:ascii="Arial" w:hAnsi="Arial"/>
          </w:rPr>
          <w:t>,</w:t>
        </w:r>
      </w:ins>
    </w:p>
    <w:p w14:paraId="04A044F4" w14:textId="609308AA" w:rsidR="003D2FC0" w:rsidRDefault="009C3AF5" w:rsidP="003D2FC0">
      <w:pPr>
        <w:spacing w:line="259" w:lineRule="auto"/>
        <w:ind w:left="720" w:hanging="720"/>
        <w:jc w:val="both"/>
        <w:rPr>
          <w:rFonts w:ascii="Arial" w:hAnsi="Arial"/>
        </w:rPr>
      </w:pPr>
      <w:r>
        <w:rPr>
          <w:rFonts w:ascii="Arial" w:hAnsi="Arial"/>
        </w:rPr>
        <w:tab/>
      </w:r>
      <w:r w:rsidRPr="009C3AF5">
        <w:rPr>
          <w:rFonts w:ascii="Arial" w:hAnsi="Arial"/>
        </w:rPr>
        <w:t xml:space="preserve">each Party's liability to the other Party </w:t>
      </w:r>
      <w:r>
        <w:rPr>
          <w:rFonts w:ascii="Arial" w:hAnsi="Arial"/>
        </w:rPr>
        <w:t xml:space="preserve">for claims connected with or </w:t>
      </w:r>
      <w:r w:rsidRPr="009C3AF5">
        <w:rPr>
          <w:rFonts w:ascii="Arial" w:hAnsi="Arial"/>
        </w:rPr>
        <w:t xml:space="preserve">arising </w:t>
      </w:r>
      <w:r>
        <w:rPr>
          <w:rFonts w:ascii="Arial" w:hAnsi="Arial"/>
        </w:rPr>
        <w:t>from</w:t>
      </w:r>
      <w:r w:rsidRPr="009C3AF5">
        <w:rPr>
          <w:rFonts w:ascii="Arial" w:hAnsi="Arial"/>
        </w:rPr>
        <w:t xml:space="preserve"> this Agreement, whether in contract, tort (including negligence), breach of statutory duty or otherwise, shall not exceed</w:t>
      </w:r>
      <w:del w:id="490" w:author="Samantha" w:date="2026-09-02T18:48:00Z" w16du:dateUtc="2026-09-02T10:48:00Z">
        <w:r w:rsidRPr="009C3AF5" w:rsidDel="00FC1103">
          <w:rPr>
            <w:rFonts w:ascii="Arial" w:hAnsi="Arial"/>
          </w:rPr>
          <w:delText xml:space="preserve"> Singapore Dollars Five Thousand (S$5,000)</w:delText>
        </w:r>
      </w:del>
      <w:ins w:id="491" w:author="Samantha" w:date="2026-09-02T18:48:00Z" w16du:dateUtc="2026-09-02T10:48:00Z">
        <w:r w:rsidR="00FC1103">
          <w:rPr>
            <w:rFonts w:ascii="Arial" w:hAnsi="Arial"/>
          </w:rPr>
          <w:t xml:space="preserve"> </w:t>
        </w:r>
        <w:r w:rsidR="00FC1103" w:rsidRPr="00FC1103">
          <w:rPr>
            <w:rFonts w:ascii="Arial" w:hAnsi="Arial"/>
          </w:rPr>
          <w:t xml:space="preserve">the total </w:t>
        </w:r>
        <w:r w:rsidR="00FC1103">
          <w:rPr>
            <w:rFonts w:ascii="Arial" w:hAnsi="Arial"/>
          </w:rPr>
          <w:t xml:space="preserve">accumulative </w:t>
        </w:r>
      </w:ins>
      <w:ins w:id="492" w:author="Samantha" w:date="2026-09-02T18:49:00Z" w16du:dateUtc="2026-09-02T10:49:00Z">
        <w:r w:rsidR="00FC1103">
          <w:rPr>
            <w:rFonts w:ascii="Arial" w:hAnsi="Arial"/>
          </w:rPr>
          <w:t>c</w:t>
        </w:r>
      </w:ins>
      <w:ins w:id="493" w:author="Samantha" w:date="2026-09-02T18:48:00Z" w16du:dateUtc="2026-09-02T10:48:00Z">
        <w:r w:rsidR="00FC1103" w:rsidRPr="00FC1103">
          <w:rPr>
            <w:rFonts w:ascii="Arial" w:hAnsi="Arial"/>
          </w:rPr>
          <w:t xml:space="preserve">ontribution </w:t>
        </w:r>
        <w:r w:rsidR="00FC1103">
          <w:rPr>
            <w:rFonts w:ascii="Arial" w:hAnsi="Arial"/>
          </w:rPr>
          <w:t xml:space="preserve">of both Parties </w:t>
        </w:r>
      </w:ins>
      <w:ins w:id="494" w:author="Samantha" w:date="2026-09-02T18:49:00Z" w16du:dateUtc="2026-09-02T10:49:00Z">
        <w:r w:rsidR="00FC1103" w:rsidRPr="00B412CB">
          <w:rPr>
            <w:rFonts w:ascii="Arial" w:hAnsi="Arial"/>
          </w:rPr>
          <w:t xml:space="preserve">set forth in </w:t>
        </w:r>
      </w:ins>
      <w:ins w:id="495" w:author="Samantha" w:date="2026-09-02T18:48:00Z" w16du:dateUtc="2026-09-02T10:48:00Z">
        <w:r w:rsidR="00FC1103">
          <w:rPr>
            <w:rFonts w:ascii="Arial" w:hAnsi="Arial"/>
          </w:rPr>
          <w:t>Schedule 2</w:t>
        </w:r>
      </w:ins>
      <w:r w:rsidRPr="009C3AF5">
        <w:rPr>
          <w:rFonts w:ascii="Arial" w:hAnsi="Arial"/>
        </w:rPr>
        <w:t>.</w:t>
      </w:r>
    </w:p>
    <w:p w14:paraId="03E32D49" w14:textId="1382065B" w:rsidR="0019558B" w:rsidRDefault="0019558B" w:rsidP="003D2FC0">
      <w:pPr>
        <w:spacing w:line="259" w:lineRule="auto"/>
        <w:ind w:left="720" w:hanging="720"/>
        <w:jc w:val="both"/>
        <w:rPr>
          <w:rFonts w:ascii="Arial" w:hAnsi="Arial"/>
        </w:rPr>
      </w:pPr>
    </w:p>
    <w:p w14:paraId="5A13C24A" w14:textId="77777777" w:rsidR="00C31652" w:rsidRDefault="00C31652" w:rsidP="003D2FC0">
      <w:pPr>
        <w:spacing w:line="259" w:lineRule="auto"/>
        <w:ind w:left="720" w:hanging="720"/>
        <w:jc w:val="both"/>
        <w:rPr>
          <w:rFonts w:ascii="Arial" w:hAnsi="Arial"/>
        </w:rPr>
      </w:pPr>
    </w:p>
    <w:p w14:paraId="3D4CF2F5" w14:textId="28FDC24B" w:rsidR="000E2856" w:rsidRDefault="003B0485" w:rsidP="00E27BC6">
      <w:pPr>
        <w:pStyle w:val="Heading2"/>
        <w:jc w:val="left"/>
      </w:pPr>
      <w:r>
        <w:t>1</w:t>
      </w:r>
      <w:r w:rsidR="008E7BCB">
        <w:t>3</w:t>
      </w:r>
      <w:r w:rsidR="000E2856">
        <w:tab/>
        <w:t>USE OF NAMES</w:t>
      </w:r>
    </w:p>
    <w:p w14:paraId="4C1165A3" w14:textId="77777777" w:rsidR="000E2856" w:rsidRDefault="000E2856" w:rsidP="000E2856">
      <w:pPr>
        <w:spacing w:line="259" w:lineRule="auto"/>
        <w:ind w:left="720" w:hanging="720"/>
        <w:jc w:val="both"/>
        <w:rPr>
          <w:rFonts w:ascii="Arial" w:hAnsi="Arial"/>
        </w:rPr>
      </w:pPr>
    </w:p>
    <w:p w14:paraId="527506BD" w14:textId="0DBC0F56" w:rsidR="000E2856" w:rsidRDefault="003B0485" w:rsidP="000E2856">
      <w:pPr>
        <w:spacing w:line="259" w:lineRule="auto"/>
        <w:ind w:left="720" w:hanging="720"/>
        <w:jc w:val="both"/>
        <w:rPr>
          <w:rFonts w:ascii="Arial" w:hAnsi="Arial"/>
        </w:rPr>
      </w:pPr>
      <w:r>
        <w:rPr>
          <w:rFonts w:ascii="Arial" w:hAnsi="Arial"/>
        </w:rPr>
        <w:t>1</w:t>
      </w:r>
      <w:r w:rsidR="008E7BCB">
        <w:rPr>
          <w:rFonts w:ascii="Arial" w:hAnsi="Arial"/>
        </w:rPr>
        <w:t>3</w:t>
      </w:r>
      <w:r w:rsidR="000E2856">
        <w:rPr>
          <w:rFonts w:ascii="Arial" w:hAnsi="Arial"/>
        </w:rPr>
        <w:t>.1</w:t>
      </w:r>
      <w:r w:rsidR="000E2856">
        <w:rPr>
          <w:rFonts w:ascii="Arial" w:hAnsi="Arial"/>
        </w:rPr>
        <w:tab/>
        <w:t>Neither Party shall use the name</w:t>
      </w:r>
      <w:commentRangeStart w:id="496"/>
      <w:ins w:id="497" w:author="Samantha" w:date="2026-08-31T19:54:00Z" w16du:dateUtc="2026-08-31T11:54:00Z">
        <w:r w:rsidR="00FB35E8">
          <w:rPr>
            <w:rFonts w:ascii="Arial" w:hAnsi="Arial"/>
          </w:rPr>
          <w:t>,</w:t>
        </w:r>
      </w:ins>
      <w:commentRangeEnd w:id="496"/>
      <w:r w:rsidR="00F06677">
        <w:rPr>
          <w:rStyle w:val="CommentReference"/>
          <w:rFonts w:ascii="Arial" w:hAnsi="Arial"/>
          <w:sz w:val="20"/>
          <w:szCs w:val="20"/>
        </w:rPr>
        <w:commentReference w:id="496"/>
      </w:r>
      <w:ins w:id="498" w:author="Samantha" w:date="2026-08-31T19:54:00Z" w16du:dateUtc="2026-08-31T11:54:00Z">
        <w:r w:rsidR="00FB35E8">
          <w:rPr>
            <w:rFonts w:ascii="Arial" w:hAnsi="Arial"/>
          </w:rPr>
          <w:t xml:space="preserve"> trademark or logo</w:t>
        </w:r>
      </w:ins>
      <w:r w:rsidR="000E2856">
        <w:rPr>
          <w:rFonts w:ascii="Arial" w:hAnsi="Arial"/>
        </w:rPr>
        <w:t xml:space="preserve"> of the other for any purpose whether in relation to any advertisement or other form of publicity without obtaining the prior written consent of the other Party</w:t>
      </w:r>
      <w:ins w:id="499" w:author="Samantha" w:date="2026-08-27T17:13:00Z" w16du:dateUtc="2026-08-27T09:13:00Z">
        <w:r w:rsidR="009E4660">
          <w:rPr>
            <w:rFonts w:ascii="Arial" w:hAnsi="Arial"/>
          </w:rPr>
          <w:t>, subject to Clause 7</w:t>
        </w:r>
      </w:ins>
      <w:ins w:id="500" w:author="Samantha" w:date="2026-09-03T18:53:00Z" w16du:dateUtc="2026-09-03T10:53:00Z">
        <w:r w:rsidR="00F06677">
          <w:rPr>
            <w:rFonts w:ascii="Arial" w:hAnsi="Arial"/>
          </w:rPr>
          <w:t xml:space="preserve"> (</w:t>
        </w:r>
        <w:r w:rsidR="00F06677" w:rsidRPr="00F06677">
          <w:rPr>
            <w:rFonts w:ascii="Arial" w:hAnsi="Arial"/>
          </w:rPr>
          <w:t>Publications</w:t>
        </w:r>
        <w:r w:rsidR="00F06677">
          <w:rPr>
            <w:rFonts w:ascii="Arial" w:hAnsi="Arial"/>
          </w:rPr>
          <w:t>)</w:t>
        </w:r>
      </w:ins>
      <w:ins w:id="501" w:author="Samantha" w:date="2026-09-03T18:50:00Z" w16du:dateUtc="2026-09-03T10:50:00Z">
        <w:r w:rsidR="00F06677">
          <w:rPr>
            <w:rFonts w:ascii="Arial" w:hAnsi="Arial"/>
          </w:rPr>
          <w:t xml:space="preserve"> and </w:t>
        </w:r>
        <w:r w:rsidR="00F06677" w:rsidRPr="00F06677">
          <w:rPr>
            <w:rFonts w:ascii="Arial" w:hAnsi="Arial"/>
          </w:rPr>
          <w:t xml:space="preserve">any reasonable brand usage guidelines notified by the </w:t>
        </w:r>
      </w:ins>
      <w:ins w:id="502" w:author="Samantha" w:date="2026-09-03T18:51:00Z" w16du:dateUtc="2026-09-03T10:51:00Z">
        <w:r w:rsidR="00F06677">
          <w:rPr>
            <w:rFonts w:ascii="Arial" w:hAnsi="Arial"/>
          </w:rPr>
          <w:t>Company</w:t>
        </w:r>
      </w:ins>
      <w:ins w:id="503" w:author="Samantha" w:date="2026-09-03T18:50:00Z" w16du:dateUtc="2026-09-03T10:50:00Z">
        <w:r w:rsidR="00F06677" w:rsidRPr="00F06677">
          <w:rPr>
            <w:rFonts w:ascii="Arial" w:hAnsi="Arial"/>
          </w:rPr>
          <w:t xml:space="preserve"> in advance and any display of the </w:t>
        </w:r>
      </w:ins>
      <w:ins w:id="504" w:author="Samantha" w:date="2026-09-03T18:51:00Z" w16du:dateUtc="2026-09-03T10:51:00Z">
        <w:r w:rsidR="00F06677">
          <w:rPr>
            <w:rFonts w:ascii="Arial" w:hAnsi="Arial"/>
          </w:rPr>
          <w:t>Company</w:t>
        </w:r>
      </w:ins>
      <w:ins w:id="505" w:author="Samantha" w:date="2026-09-03T18:50:00Z" w16du:dateUtc="2026-09-03T10:50:00Z">
        <w:r w:rsidR="00F06677" w:rsidRPr="00F06677">
          <w:rPr>
            <w:rFonts w:ascii="Arial" w:hAnsi="Arial"/>
          </w:rPr>
          <w:t xml:space="preserve">'s name, </w:t>
        </w:r>
      </w:ins>
      <w:ins w:id="506" w:author="Samantha" w:date="2026-09-03T18:51:00Z" w16du:dateUtc="2026-09-03T10:51:00Z">
        <w:r w:rsidR="00F06677">
          <w:rPr>
            <w:rFonts w:ascii="Arial" w:hAnsi="Arial"/>
          </w:rPr>
          <w:t xml:space="preserve">trademark </w:t>
        </w:r>
      </w:ins>
      <w:ins w:id="507" w:author="Samantha" w:date="2026-09-03T18:52:00Z" w16du:dateUtc="2026-09-03T10:52:00Z">
        <w:r w:rsidR="00F06677">
          <w:rPr>
            <w:rFonts w:ascii="Arial" w:hAnsi="Arial"/>
          </w:rPr>
          <w:t xml:space="preserve">or </w:t>
        </w:r>
      </w:ins>
      <w:ins w:id="508" w:author="Samantha" w:date="2026-09-03T18:50:00Z" w16du:dateUtc="2026-09-03T10:50:00Z">
        <w:r w:rsidR="00F06677" w:rsidRPr="00F06677">
          <w:rPr>
            <w:rFonts w:ascii="Arial" w:hAnsi="Arial"/>
          </w:rPr>
          <w:t>logo shall comply with such guidelines.</w:t>
        </w:r>
      </w:ins>
      <w:r w:rsidR="000E2856">
        <w:rPr>
          <w:rFonts w:ascii="Arial" w:hAnsi="Arial"/>
        </w:rPr>
        <w:t>.</w:t>
      </w:r>
    </w:p>
    <w:p w14:paraId="6E906968" w14:textId="77777777" w:rsidR="0019558B" w:rsidRDefault="0019558B" w:rsidP="00FD04FB">
      <w:pPr>
        <w:spacing w:line="259" w:lineRule="auto"/>
        <w:jc w:val="both"/>
        <w:rPr>
          <w:rFonts w:ascii="Arial" w:hAnsi="Arial"/>
        </w:rPr>
      </w:pPr>
    </w:p>
    <w:p w14:paraId="3528B870" w14:textId="136AF4AF" w:rsidR="000E2856" w:rsidRDefault="003B0485" w:rsidP="000E2856">
      <w:pPr>
        <w:spacing w:line="259" w:lineRule="auto"/>
        <w:ind w:left="720" w:hanging="720"/>
        <w:jc w:val="both"/>
        <w:rPr>
          <w:rFonts w:ascii="Arial" w:hAnsi="Arial"/>
        </w:rPr>
      </w:pPr>
      <w:r>
        <w:rPr>
          <w:rFonts w:ascii="Arial" w:hAnsi="Arial"/>
        </w:rPr>
        <w:t>1</w:t>
      </w:r>
      <w:r w:rsidR="008E7BCB">
        <w:rPr>
          <w:rFonts w:ascii="Arial" w:hAnsi="Arial"/>
        </w:rPr>
        <w:t>3</w:t>
      </w:r>
      <w:r w:rsidR="000E2856">
        <w:rPr>
          <w:rFonts w:ascii="Arial" w:hAnsi="Arial"/>
        </w:rPr>
        <w:t>.2</w:t>
      </w:r>
      <w:r w:rsidR="000E2856">
        <w:rPr>
          <w:rFonts w:ascii="Arial" w:hAnsi="Arial"/>
        </w:rPr>
        <w:tab/>
        <w:t>Notwithstan</w:t>
      </w:r>
      <w:r w:rsidR="009A58A6">
        <w:rPr>
          <w:rFonts w:ascii="Arial" w:hAnsi="Arial"/>
        </w:rPr>
        <w:t>ding the generality of Clause 1</w:t>
      </w:r>
      <w:r w:rsidR="008E7BCB">
        <w:rPr>
          <w:rFonts w:ascii="Arial" w:hAnsi="Arial"/>
        </w:rPr>
        <w:t>3</w:t>
      </w:r>
      <w:r w:rsidR="000E2856">
        <w:rPr>
          <w:rFonts w:ascii="Arial" w:hAnsi="Arial"/>
        </w:rPr>
        <w:t>.1</w:t>
      </w:r>
      <w:r w:rsidR="009C3AF5">
        <w:rPr>
          <w:rFonts w:ascii="Arial" w:hAnsi="Arial"/>
        </w:rPr>
        <w:t>,</w:t>
      </w:r>
      <w:r w:rsidR="000E2856">
        <w:rPr>
          <w:rFonts w:ascii="Arial" w:hAnsi="Arial"/>
        </w:rPr>
        <w:t xml:space="preserve"> the Parties may notify third parties of the fact that this Agreement is in effect</w:t>
      </w:r>
      <w:commentRangeStart w:id="509"/>
      <w:ins w:id="510" w:author="Samantha" w:date="2026-08-27T17:14:00Z" w16du:dateUtc="2026-08-27T09:14:00Z">
        <w:r w:rsidR="009E4660">
          <w:rPr>
            <w:rFonts w:ascii="Arial" w:eastAsiaTheme="minorEastAsia" w:hAnsi="Arial" w:hint="eastAsia"/>
          </w:rPr>
          <w:t xml:space="preserve"> </w:t>
        </w:r>
      </w:ins>
      <w:commentRangeEnd w:id="509"/>
      <w:r w:rsidR="00F06677" w:rsidRPr="00002D70">
        <w:rPr>
          <w:rStyle w:val="CommentReference"/>
          <w:rFonts w:ascii="Arial" w:eastAsiaTheme="minorEastAsia" w:hAnsi="Arial"/>
          <w:sz w:val="20"/>
          <w:szCs w:val="20"/>
          <w:lang w:val="en-SG"/>
        </w:rPr>
        <w:commentReference w:id="509"/>
      </w:r>
      <w:ins w:id="511" w:author="Samantha" w:date="2026-08-27T17:14:00Z" w16du:dateUtc="2026-08-27T09:14:00Z">
        <w:r w:rsidR="009E4660" w:rsidRPr="00002D70">
          <w:rPr>
            <w:rFonts w:ascii="Arial" w:eastAsiaTheme="minorEastAsia" w:hAnsi="Arial"/>
            <w:lang w:val="en-SG"/>
          </w:rPr>
          <w:t>for the purposes of grant applications, funding submissions, and public sector reporting</w:t>
        </w:r>
      </w:ins>
      <w:r w:rsidR="000E2856">
        <w:rPr>
          <w:rFonts w:ascii="Arial" w:hAnsi="Arial"/>
        </w:rPr>
        <w:t>.</w:t>
      </w:r>
    </w:p>
    <w:p w14:paraId="76386BB0" w14:textId="77777777" w:rsidR="000E2856" w:rsidRDefault="000E2856" w:rsidP="000E2856">
      <w:pPr>
        <w:spacing w:line="259" w:lineRule="auto"/>
        <w:ind w:left="720" w:hanging="720"/>
        <w:jc w:val="both"/>
        <w:rPr>
          <w:rFonts w:ascii="Arial" w:hAnsi="Arial"/>
        </w:rPr>
      </w:pPr>
    </w:p>
    <w:p w14:paraId="6D883852" w14:textId="1F7F94CD" w:rsidR="000E2856" w:rsidRDefault="003B0485" w:rsidP="00E27BC6">
      <w:pPr>
        <w:pStyle w:val="Heading2"/>
        <w:jc w:val="left"/>
      </w:pPr>
      <w:r>
        <w:t>1</w:t>
      </w:r>
      <w:r w:rsidR="008E7BCB">
        <w:t>4</w:t>
      </w:r>
      <w:r w:rsidR="000E2856">
        <w:tab/>
        <w:t>TERMINATION</w:t>
      </w:r>
    </w:p>
    <w:p w14:paraId="1DE58585" w14:textId="77777777" w:rsidR="000E2856" w:rsidRDefault="000E2856" w:rsidP="000E2856">
      <w:pPr>
        <w:spacing w:line="259" w:lineRule="auto"/>
        <w:ind w:left="720" w:hanging="720"/>
        <w:jc w:val="both"/>
        <w:rPr>
          <w:rFonts w:ascii="Arial" w:hAnsi="Arial"/>
        </w:rPr>
      </w:pPr>
    </w:p>
    <w:p w14:paraId="0940102B" w14:textId="434B2ED2" w:rsidR="000E2856" w:rsidRDefault="003B0485" w:rsidP="000E2856">
      <w:pPr>
        <w:spacing w:line="259" w:lineRule="auto"/>
        <w:ind w:left="720" w:hanging="720"/>
        <w:jc w:val="both"/>
        <w:rPr>
          <w:rFonts w:ascii="Arial" w:hAnsi="Arial"/>
        </w:rPr>
      </w:pPr>
      <w:r>
        <w:rPr>
          <w:rFonts w:ascii="Arial" w:hAnsi="Arial"/>
        </w:rPr>
        <w:t>1</w:t>
      </w:r>
      <w:r w:rsidR="008E7BCB">
        <w:rPr>
          <w:rFonts w:ascii="Arial" w:hAnsi="Arial"/>
        </w:rPr>
        <w:t>4</w:t>
      </w:r>
      <w:r w:rsidR="000E2856">
        <w:rPr>
          <w:rFonts w:ascii="Arial" w:hAnsi="Arial"/>
        </w:rPr>
        <w:t>.1</w:t>
      </w:r>
      <w:r w:rsidR="000E2856">
        <w:rPr>
          <w:rFonts w:ascii="Arial" w:hAnsi="Arial"/>
        </w:rPr>
        <w:tab/>
        <w:t>Either of the Parties shall be entitled to terminate this Agreement immediately by notice in writing to the other Party (but without prejudice to any rights either of the Parties may have against each other arising prior to such termination) if the event set out below shall occur. The said event is:</w:t>
      </w:r>
    </w:p>
    <w:p w14:paraId="79B8F4B8" w14:textId="77777777" w:rsidR="000E2856" w:rsidRDefault="000E2856" w:rsidP="000E2856">
      <w:pPr>
        <w:spacing w:line="259" w:lineRule="auto"/>
        <w:ind w:left="720" w:hanging="720"/>
        <w:jc w:val="both"/>
        <w:rPr>
          <w:rFonts w:ascii="Arial" w:hAnsi="Arial"/>
        </w:rPr>
      </w:pPr>
    </w:p>
    <w:p w14:paraId="47913266" w14:textId="36A8336C" w:rsidR="000E2856" w:rsidRDefault="00A9757D" w:rsidP="000E2856">
      <w:pPr>
        <w:spacing w:line="259" w:lineRule="auto"/>
        <w:ind w:left="1440" w:hanging="720"/>
        <w:jc w:val="both"/>
        <w:rPr>
          <w:rFonts w:ascii="Arial" w:hAnsi="Arial"/>
        </w:rPr>
      </w:pPr>
      <w:r>
        <w:rPr>
          <w:rFonts w:ascii="Arial" w:hAnsi="Arial"/>
        </w:rPr>
        <w:t>1</w:t>
      </w:r>
      <w:r w:rsidR="008E7BCB">
        <w:rPr>
          <w:rFonts w:ascii="Arial" w:hAnsi="Arial"/>
        </w:rPr>
        <w:t>4</w:t>
      </w:r>
      <w:r w:rsidR="000E2856">
        <w:rPr>
          <w:rFonts w:ascii="Arial" w:hAnsi="Arial"/>
        </w:rPr>
        <w:t>.1.1</w:t>
      </w:r>
      <w:r w:rsidR="000E2856">
        <w:rPr>
          <w:rFonts w:ascii="Arial" w:hAnsi="Arial"/>
        </w:rPr>
        <w:tab/>
        <w:t xml:space="preserve">if the other Party shall commit any material breach of any of its obligations under this Agreement and shall fail to remedy such breach (if capable of remedy) within thirty (30) days after being given notice by the first </w:t>
      </w:r>
      <w:r w:rsidR="004B70DB">
        <w:rPr>
          <w:rFonts w:ascii="Arial" w:hAnsi="Arial"/>
        </w:rPr>
        <w:t xml:space="preserve">Party </w:t>
      </w:r>
      <w:r w:rsidR="000E2856">
        <w:rPr>
          <w:rFonts w:ascii="Arial" w:hAnsi="Arial"/>
        </w:rPr>
        <w:t>to do so.</w:t>
      </w:r>
    </w:p>
    <w:p w14:paraId="28476120" w14:textId="77777777" w:rsidR="000E2856" w:rsidRDefault="000E2856" w:rsidP="000E2856">
      <w:pPr>
        <w:spacing w:line="259" w:lineRule="auto"/>
        <w:ind w:left="720" w:hanging="720"/>
        <w:jc w:val="both"/>
        <w:rPr>
          <w:rFonts w:ascii="Arial" w:hAnsi="Arial"/>
        </w:rPr>
      </w:pPr>
    </w:p>
    <w:p w14:paraId="5565DBF2" w14:textId="444D7B19" w:rsidR="000E2856" w:rsidRDefault="003B0485" w:rsidP="000E2856">
      <w:pPr>
        <w:spacing w:line="259" w:lineRule="auto"/>
        <w:ind w:left="720" w:hanging="720"/>
        <w:jc w:val="both"/>
        <w:rPr>
          <w:rFonts w:ascii="Arial" w:hAnsi="Arial"/>
        </w:rPr>
      </w:pPr>
      <w:r>
        <w:rPr>
          <w:rFonts w:ascii="Arial" w:hAnsi="Arial"/>
        </w:rPr>
        <w:t>1</w:t>
      </w:r>
      <w:r w:rsidR="008E7BCB">
        <w:rPr>
          <w:rFonts w:ascii="Arial" w:hAnsi="Arial"/>
        </w:rPr>
        <w:t>4</w:t>
      </w:r>
      <w:r w:rsidR="000E2856">
        <w:rPr>
          <w:rFonts w:ascii="Arial" w:hAnsi="Arial"/>
        </w:rPr>
        <w:t>.2</w:t>
      </w:r>
      <w:r w:rsidR="000E2856">
        <w:rPr>
          <w:rFonts w:ascii="Arial" w:hAnsi="Arial"/>
        </w:rPr>
        <w:tab/>
        <w:t xml:space="preserve">If the events specified </w:t>
      </w:r>
      <w:r w:rsidR="000E2856" w:rsidRPr="00FD04FB">
        <w:rPr>
          <w:rFonts w:ascii="Arial" w:hAnsi="Arial"/>
        </w:rPr>
        <w:t xml:space="preserve">in </w:t>
      </w:r>
      <w:r w:rsidR="00FD04FB" w:rsidRPr="00FD04FB">
        <w:rPr>
          <w:rFonts w:ascii="Arial" w:hAnsi="Arial"/>
        </w:rPr>
        <w:t xml:space="preserve">Clause </w:t>
      </w:r>
      <w:r w:rsidR="00A9757D">
        <w:rPr>
          <w:rFonts w:ascii="Arial" w:hAnsi="Arial"/>
        </w:rPr>
        <w:t>1</w:t>
      </w:r>
      <w:r w:rsidR="008E7BCB">
        <w:rPr>
          <w:rFonts w:ascii="Arial" w:hAnsi="Arial"/>
        </w:rPr>
        <w:t>4</w:t>
      </w:r>
      <w:r w:rsidR="00445481">
        <w:rPr>
          <w:rFonts w:ascii="Arial" w:hAnsi="Arial"/>
        </w:rPr>
        <w:t>.1</w:t>
      </w:r>
      <w:r w:rsidR="00A9757D">
        <w:rPr>
          <w:rFonts w:ascii="Arial" w:hAnsi="Arial"/>
        </w:rPr>
        <w:t xml:space="preserve"> </w:t>
      </w:r>
      <w:r w:rsidR="000E2856" w:rsidRPr="00FD04FB">
        <w:rPr>
          <w:rFonts w:ascii="Arial" w:hAnsi="Arial"/>
        </w:rPr>
        <w:t>hereof occur in which case, the Parties shall be relieved of their obligations herein</w:t>
      </w:r>
      <w:commentRangeStart w:id="512"/>
      <w:r w:rsidR="000E2856" w:rsidRPr="00FD04FB">
        <w:rPr>
          <w:rFonts w:ascii="Arial" w:hAnsi="Arial"/>
        </w:rPr>
        <w:t xml:space="preserve"> </w:t>
      </w:r>
      <w:commentRangeEnd w:id="512"/>
      <w:r w:rsidR="00F06677" w:rsidRPr="00FC1103">
        <w:rPr>
          <w:rStyle w:val="CommentReference"/>
          <w:rFonts w:ascii="Arial" w:hAnsi="Arial"/>
          <w:sz w:val="20"/>
          <w:szCs w:val="20"/>
        </w:rPr>
        <w:commentReference w:id="512"/>
      </w:r>
      <w:ins w:id="513" w:author="Samantha" w:date="2026-09-02T20:04:00Z" w16du:dateUtc="2026-09-02T12:04:00Z">
        <w:r w:rsidR="00FC1103" w:rsidRPr="00FC1103">
          <w:rPr>
            <w:rFonts w:ascii="Arial" w:hAnsi="Arial"/>
          </w:rPr>
          <w:t xml:space="preserve">(other than those provisions which expressly survive termination) </w:t>
        </w:r>
      </w:ins>
      <w:r w:rsidR="000E2856" w:rsidRPr="00FD04FB">
        <w:rPr>
          <w:rFonts w:ascii="Arial" w:hAnsi="Arial"/>
        </w:rPr>
        <w:t>and</w:t>
      </w:r>
      <w:r w:rsidR="000E2856">
        <w:rPr>
          <w:rFonts w:ascii="Arial" w:hAnsi="Arial"/>
        </w:rPr>
        <w:t xml:space="preserve"> shall have no liability whatsoever to one another in respect of such termination</w:t>
      </w:r>
      <w:ins w:id="514" w:author="Samantha" w:date="2026-08-31T20:00:00Z" w16du:dateUtc="2026-08-31T12:00:00Z">
        <w:r w:rsidR="00FB35E8">
          <w:rPr>
            <w:rFonts w:ascii="Arial" w:hAnsi="Arial"/>
          </w:rPr>
          <w:t>,</w:t>
        </w:r>
      </w:ins>
      <w:ins w:id="515" w:author="Samantha" w:date="2026-08-31T19:59:00Z" w16du:dateUtc="2026-08-31T11:59:00Z">
        <w:r w:rsidR="00FB35E8" w:rsidRPr="00FB35E8">
          <w:rPr>
            <w:rFonts w:ascii="Arial" w:hAnsi="Arial"/>
          </w:rPr>
          <w:t xml:space="preserve"> provided that such termination shall not affect any rights, remedies, obligations or liabilities accrued prior to the effective date of termination, including any liability arising from a breach of this Agreement that caused or preceded such termination</w:t>
        </w:r>
      </w:ins>
      <w:r w:rsidR="000E2856">
        <w:rPr>
          <w:rFonts w:ascii="Arial" w:hAnsi="Arial"/>
        </w:rPr>
        <w:t xml:space="preserve">.  </w:t>
      </w:r>
    </w:p>
    <w:p w14:paraId="3FB3AC27" w14:textId="77777777" w:rsidR="00FD04FB" w:rsidRDefault="00FD04FB" w:rsidP="000E2856">
      <w:pPr>
        <w:spacing w:line="259" w:lineRule="auto"/>
        <w:ind w:left="720" w:hanging="720"/>
        <w:jc w:val="both"/>
        <w:rPr>
          <w:rFonts w:ascii="Arial" w:hAnsi="Arial"/>
        </w:rPr>
      </w:pPr>
    </w:p>
    <w:p w14:paraId="6AE03AD1" w14:textId="77777777" w:rsidR="000E2856" w:rsidRDefault="000E2856" w:rsidP="000E2856">
      <w:pPr>
        <w:spacing w:line="259" w:lineRule="auto"/>
        <w:ind w:left="720" w:hanging="720"/>
        <w:jc w:val="both"/>
        <w:rPr>
          <w:rFonts w:ascii="Arial" w:hAnsi="Arial"/>
        </w:rPr>
      </w:pPr>
    </w:p>
    <w:p w14:paraId="373D5E49" w14:textId="1BACF844" w:rsidR="000E2856" w:rsidRDefault="003B0485" w:rsidP="00E27BC6">
      <w:pPr>
        <w:pStyle w:val="Heading2"/>
        <w:jc w:val="left"/>
      </w:pPr>
      <w:r>
        <w:t>1</w:t>
      </w:r>
      <w:r w:rsidR="008E7BCB">
        <w:t>5</w:t>
      </w:r>
      <w:r w:rsidR="000E2856">
        <w:tab/>
        <w:t xml:space="preserve">CONSEQUENCE OF </w:t>
      </w:r>
      <w:r w:rsidR="00445481" w:rsidRPr="00445481">
        <w:t xml:space="preserve">COMPLETION, EXPIRY AND/OR </w:t>
      </w:r>
      <w:r w:rsidR="000E2856">
        <w:t>TERMINATION</w:t>
      </w:r>
    </w:p>
    <w:p w14:paraId="4856E1D3" w14:textId="77777777" w:rsidR="000E2856" w:rsidRDefault="000E2856" w:rsidP="000E2856">
      <w:pPr>
        <w:spacing w:line="259" w:lineRule="auto"/>
        <w:ind w:left="720" w:hanging="720"/>
        <w:jc w:val="both"/>
        <w:rPr>
          <w:rFonts w:ascii="Arial" w:hAnsi="Arial"/>
        </w:rPr>
      </w:pPr>
    </w:p>
    <w:p w14:paraId="4822242F" w14:textId="52285415" w:rsidR="00445481" w:rsidRPr="00445481" w:rsidRDefault="003B0485" w:rsidP="00445481">
      <w:pPr>
        <w:spacing w:line="259" w:lineRule="auto"/>
        <w:ind w:left="720" w:hanging="720"/>
        <w:jc w:val="both"/>
        <w:rPr>
          <w:rFonts w:ascii="Arial" w:hAnsi="Arial"/>
        </w:rPr>
      </w:pPr>
      <w:r>
        <w:rPr>
          <w:rFonts w:ascii="Arial" w:hAnsi="Arial"/>
        </w:rPr>
        <w:t>1</w:t>
      </w:r>
      <w:r w:rsidR="008E7BCB">
        <w:rPr>
          <w:rFonts w:ascii="Arial" w:hAnsi="Arial"/>
        </w:rPr>
        <w:t>5</w:t>
      </w:r>
      <w:r w:rsidR="000E2856">
        <w:rPr>
          <w:rFonts w:ascii="Arial" w:hAnsi="Arial"/>
        </w:rPr>
        <w:t>.1</w:t>
      </w:r>
      <w:r w:rsidR="000E2856">
        <w:rPr>
          <w:rFonts w:ascii="Arial" w:hAnsi="Arial"/>
        </w:rPr>
        <w:tab/>
      </w:r>
      <w:r w:rsidR="00445481" w:rsidRPr="00445481">
        <w:rPr>
          <w:rFonts w:ascii="Arial" w:hAnsi="Arial"/>
        </w:rPr>
        <w:t>Upon Project C</w:t>
      </w:r>
      <w:r w:rsidR="00820935">
        <w:rPr>
          <w:rFonts w:ascii="Arial" w:hAnsi="Arial"/>
        </w:rPr>
        <w:t>ompletion</w:t>
      </w:r>
      <w:r w:rsidR="00445481" w:rsidRPr="00445481">
        <w:rPr>
          <w:rFonts w:ascii="Arial" w:hAnsi="Arial"/>
        </w:rPr>
        <w:t>:</w:t>
      </w:r>
    </w:p>
    <w:p w14:paraId="60D2F251" w14:textId="77777777" w:rsidR="00445481" w:rsidRPr="00445481" w:rsidRDefault="00445481" w:rsidP="00445481">
      <w:pPr>
        <w:spacing w:line="259" w:lineRule="auto"/>
        <w:ind w:left="720" w:hanging="720"/>
        <w:jc w:val="both"/>
        <w:rPr>
          <w:rFonts w:ascii="Arial" w:hAnsi="Arial"/>
        </w:rPr>
      </w:pPr>
    </w:p>
    <w:p w14:paraId="17A70610" w14:textId="564EDD6D" w:rsidR="00445481" w:rsidRPr="00445481" w:rsidRDefault="00445481" w:rsidP="00445481">
      <w:pPr>
        <w:spacing w:line="259" w:lineRule="auto"/>
        <w:ind w:left="720" w:hanging="720"/>
        <w:jc w:val="both"/>
        <w:rPr>
          <w:rFonts w:ascii="Arial" w:hAnsi="Arial"/>
        </w:rPr>
      </w:pPr>
      <w:r>
        <w:rPr>
          <w:rFonts w:ascii="Arial" w:hAnsi="Arial"/>
        </w:rPr>
        <w:t>1</w:t>
      </w:r>
      <w:r w:rsidR="008E7BCB">
        <w:rPr>
          <w:rFonts w:ascii="Arial" w:hAnsi="Arial"/>
        </w:rPr>
        <w:t>5</w:t>
      </w:r>
      <w:r w:rsidRPr="00445481">
        <w:rPr>
          <w:rFonts w:ascii="Arial" w:hAnsi="Arial"/>
        </w:rPr>
        <w:t>.1.1</w:t>
      </w:r>
      <w:r w:rsidRPr="00445481">
        <w:rPr>
          <w:rFonts w:ascii="Arial" w:hAnsi="Arial"/>
        </w:rPr>
        <w:tab/>
      </w:r>
      <w:r w:rsidR="00D7224F">
        <w:rPr>
          <w:rFonts w:ascii="Arial" w:hAnsi="Arial"/>
        </w:rPr>
        <w:t>W</w:t>
      </w:r>
      <w:r w:rsidRPr="00445481">
        <w:rPr>
          <w:rFonts w:ascii="Arial" w:hAnsi="Arial"/>
        </w:rPr>
        <w:t>here such closure arises due to termination of this Agreement pursuant to Clause</w:t>
      </w:r>
      <w:del w:id="516" w:author="Samantha" w:date="2026-08-27T17:14:00Z" w16du:dateUtc="2026-08-27T09:14:00Z">
        <w:r w:rsidRPr="00445481" w:rsidDel="009E4660">
          <w:rPr>
            <w:rFonts w:ascii="Arial" w:hAnsi="Arial"/>
          </w:rPr>
          <w:delText xml:space="preserve"> 1</w:delText>
        </w:r>
        <w:r w:rsidR="008E7BCB" w:rsidDel="009E4660">
          <w:rPr>
            <w:rFonts w:ascii="Arial" w:hAnsi="Arial"/>
          </w:rPr>
          <w:delText>5</w:delText>
        </w:r>
      </w:del>
      <w:ins w:id="517" w:author="Samantha" w:date="2026-08-27T17:14:00Z" w16du:dateUtc="2026-08-27T09:14:00Z">
        <w:r w:rsidR="009E4660">
          <w:rPr>
            <w:rFonts w:ascii="Arial" w:hAnsi="Arial"/>
          </w:rPr>
          <w:t> 14</w:t>
        </w:r>
      </w:ins>
      <w:r w:rsidRPr="00445481">
        <w:rPr>
          <w:rFonts w:ascii="Arial" w:hAnsi="Arial"/>
        </w:rPr>
        <w:t>:</w:t>
      </w:r>
    </w:p>
    <w:p w14:paraId="7DA05838" w14:textId="77777777" w:rsidR="00445481" w:rsidRPr="00445481" w:rsidRDefault="00445481" w:rsidP="00445481">
      <w:pPr>
        <w:spacing w:line="259" w:lineRule="auto"/>
        <w:ind w:left="720" w:hanging="720"/>
        <w:jc w:val="both"/>
        <w:rPr>
          <w:rFonts w:ascii="Arial" w:hAnsi="Arial"/>
        </w:rPr>
      </w:pPr>
    </w:p>
    <w:p w14:paraId="0B655655" w14:textId="149B5DE2" w:rsidR="00445481" w:rsidRPr="00445481" w:rsidRDefault="00445481" w:rsidP="002F5BB4">
      <w:pPr>
        <w:spacing w:line="259" w:lineRule="auto"/>
        <w:ind w:left="720"/>
        <w:jc w:val="both"/>
        <w:rPr>
          <w:rFonts w:ascii="Arial" w:hAnsi="Arial"/>
        </w:rPr>
      </w:pPr>
      <w:commentRangeStart w:id="518"/>
      <w:del w:id="519" w:author="Samantha" w:date="2026-09-03T19:03:00Z" w16du:dateUtc="2026-09-03T11:03:00Z">
        <w:r w:rsidDel="008602BA">
          <w:rPr>
            <w:rFonts w:ascii="Arial" w:hAnsi="Arial"/>
          </w:rPr>
          <w:delText>1</w:delText>
        </w:r>
        <w:r w:rsidR="008E7BCB" w:rsidDel="008602BA">
          <w:rPr>
            <w:rFonts w:ascii="Arial" w:hAnsi="Arial"/>
          </w:rPr>
          <w:delText>5</w:delText>
        </w:r>
        <w:r w:rsidRPr="00445481" w:rsidDel="008602BA">
          <w:rPr>
            <w:rFonts w:ascii="Arial" w:hAnsi="Arial"/>
          </w:rPr>
          <w:delText>.1.1.1</w:delText>
        </w:r>
        <w:r w:rsidDel="008602BA">
          <w:rPr>
            <w:rFonts w:ascii="Arial" w:hAnsi="Arial"/>
          </w:rPr>
          <w:delText xml:space="preserve"> </w:delText>
        </w:r>
      </w:del>
      <w:commentRangeEnd w:id="518"/>
      <w:r w:rsidR="008602BA">
        <w:rPr>
          <w:rStyle w:val="CommentReference"/>
          <w:rFonts w:ascii="Arial" w:hAnsi="Arial"/>
          <w:sz w:val="20"/>
          <w:szCs w:val="20"/>
        </w:rPr>
        <w:commentReference w:id="518"/>
      </w:r>
      <w:del w:id="520" w:author="Samantha" w:date="2026-08-27T17:14:00Z" w16du:dateUtc="2026-08-27T09:14:00Z">
        <w:r w:rsidR="00D7224F" w:rsidDel="009E4660">
          <w:rPr>
            <w:rFonts w:ascii="Arial" w:hAnsi="Arial"/>
          </w:rPr>
          <w:delText>B</w:delText>
        </w:r>
        <w:r w:rsidRPr="00445481" w:rsidDel="009E4660">
          <w:rPr>
            <w:rFonts w:ascii="Arial" w:hAnsi="Arial"/>
          </w:rPr>
          <w:delText xml:space="preserve">oth Parties shall provide for the timely and orderly winding up of, and/or transfer of responsibility for the Project from </w:delText>
        </w:r>
        <w:r w:rsidR="008E7BCB" w:rsidDel="009E4660">
          <w:rPr>
            <w:rFonts w:ascii="Arial" w:hAnsi="Arial"/>
          </w:rPr>
          <w:delText>COMPANY</w:delText>
        </w:r>
        <w:r w:rsidRPr="00445481" w:rsidDel="009E4660">
          <w:rPr>
            <w:rFonts w:ascii="Arial" w:hAnsi="Arial"/>
          </w:rPr>
          <w:delText xml:space="preserve"> to any entity which may be designated in writing by </w:delText>
        </w:r>
        <w:r w:rsidR="00D7224F" w:rsidDel="009E4660">
          <w:rPr>
            <w:rFonts w:ascii="Arial" w:hAnsi="Arial"/>
          </w:rPr>
          <w:delText>Ngee Ann Polytechnic</w:delText>
        </w:r>
      </w:del>
      <w:r w:rsidRPr="00445481">
        <w:rPr>
          <w:rFonts w:ascii="Arial" w:hAnsi="Arial"/>
        </w:rPr>
        <w:t>;</w:t>
      </w:r>
    </w:p>
    <w:p w14:paraId="49ADA344" w14:textId="77777777" w:rsidR="00445481" w:rsidRPr="00445481" w:rsidRDefault="00445481" w:rsidP="00445481">
      <w:pPr>
        <w:spacing w:line="259" w:lineRule="auto"/>
        <w:ind w:left="720" w:hanging="720"/>
        <w:jc w:val="both"/>
        <w:rPr>
          <w:rFonts w:ascii="Arial" w:hAnsi="Arial"/>
        </w:rPr>
      </w:pPr>
    </w:p>
    <w:p w14:paraId="255D3DDF" w14:textId="776EFFCC" w:rsidR="00445481" w:rsidRPr="00445481" w:rsidRDefault="00445481" w:rsidP="002F5BB4">
      <w:pPr>
        <w:spacing w:line="259" w:lineRule="auto"/>
        <w:ind w:left="720"/>
        <w:jc w:val="both"/>
        <w:rPr>
          <w:rFonts w:ascii="Arial" w:hAnsi="Arial"/>
        </w:rPr>
      </w:pPr>
      <w:r>
        <w:rPr>
          <w:rFonts w:ascii="Arial" w:hAnsi="Arial"/>
        </w:rPr>
        <w:t>1</w:t>
      </w:r>
      <w:r w:rsidR="008E7BCB">
        <w:rPr>
          <w:rFonts w:ascii="Arial" w:hAnsi="Arial"/>
        </w:rPr>
        <w:t>5</w:t>
      </w:r>
      <w:r w:rsidRPr="00445481">
        <w:rPr>
          <w:rFonts w:ascii="Arial" w:hAnsi="Arial"/>
        </w:rPr>
        <w:t>.1.1.2</w:t>
      </w:r>
      <w:r w:rsidR="004C74F8">
        <w:rPr>
          <w:rFonts w:ascii="Arial" w:hAnsi="Arial"/>
        </w:rPr>
        <w:t xml:space="preserve"> </w:t>
      </w:r>
      <w:r w:rsidR="008E7BCB">
        <w:rPr>
          <w:rFonts w:ascii="Arial" w:hAnsi="Arial"/>
        </w:rPr>
        <w:t xml:space="preserve">COMPANY </w:t>
      </w:r>
      <w:r w:rsidRPr="00445481">
        <w:rPr>
          <w:rFonts w:ascii="Arial" w:hAnsi="Arial"/>
        </w:rPr>
        <w:t xml:space="preserve">shall have the </w:t>
      </w:r>
      <w:r>
        <w:rPr>
          <w:rFonts w:ascii="Arial" w:hAnsi="Arial"/>
        </w:rPr>
        <w:t>O</w:t>
      </w:r>
      <w:r w:rsidRPr="00445481">
        <w:rPr>
          <w:rFonts w:ascii="Arial" w:hAnsi="Arial"/>
        </w:rPr>
        <w:t xml:space="preserve">ption (but not obligation) as referred to in </w:t>
      </w:r>
      <w:commentRangeStart w:id="521"/>
      <w:del w:id="522" w:author="Samantha" w:date="2026-09-03T18:58:00Z" w16du:dateUtc="2026-09-03T10:58:00Z">
        <w:r w:rsidRPr="00FC1103" w:rsidDel="00F06677">
          <w:rPr>
            <w:rFonts w:ascii="Arial" w:hAnsi="Arial"/>
            <w:highlight w:val="yellow"/>
            <w:rPrChange w:id="523" w:author="Samantha" w:date="2026-09-02T20:08:00Z" w16du:dateUtc="2026-09-02T12:08:00Z">
              <w:rPr>
                <w:rFonts w:ascii="Arial" w:hAnsi="Arial"/>
              </w:rPr>
            </w:rPrChange>
          </w:rPr>
          <w:delText xml:space="preserve">Clauses </w:delText>
        </w:r>
      </w:del>
      <w:commentRangeEnd w:id="521"/>
      <w:r w:rsidR="008602BA" w:rsidRPr="00FC1103">
        <w:rPr>
          <w:rStyle w:val="CommentReference"/>
          <w:rFonts w:ascii="Arial" w:hAnsi="Arial"/>
          <w:sz w:val="20"/>
          <w:szCs w:val="20"/>
          <w:highlight w:val="yellow"/>
          <w:rPrChange w:id="524" w:author="Samantha" w:date="2026-09-02T20:08:00Z" w16du:dateUtc="2026-09-02T12:08:00Z">
            <w:rPr>
              <w:rStyle w:val="CommentReference"/>
              <w:rFonts w:ascii="Arial" w:hAnsi="Arial"/>
              <w:sz w:val="20"/>
              <w:szCs w:val="20"/>
            </w:rPr>
          </w:rPrChange>
        </w:rPr>
        <w:commentReference w:id="521"/>
      </w:r>
      <w:del w:id="525" w:author="Samantha" w:date="2026-09-03T18:58:00Z" w16du:dateUtc="2026-09-03T10:58:00Z">
        <w:r w:rsidR="00C95C7D" w:rsidRPr="00FC1103" w:rsidDel="00F06677">
          <w:rPr>
            <w:rFonts w:ascii="Arial" w:hAnsi="Arial"/>
            <w:highlight w:val="yellow"/>
            <w:rPrChange w:id="526" w:author="Samantha" w:date="2026-09-02T20:08:00Z" w16du:dateUtc="2026-09-02T12:08:00Z">
              <w:rPr>
                <w:rFonts w:ascii="Arial" w:hAnsi="Arial"/>
              </w:rPr>
            </w:rPrChange>
          </w:rPr>
          <w:delText xml:space="preserve">9.5, </w:delText>
        </w:r>
        <w:r w:rsidRPr="00FC1103" w:rsidDel="00F06677">
          <w:rPr>
            <w:rFonts w:ascii="Arial" w:hAnsi="Arial"/>
            <w:highlight w:val="yellow"/>
            <w:rPrChange w:id="527" w:author="Samantha" w:date="2026-09-02T20:08:00Z" w16du:dateUtc="2026-09-02T12:08:00Z">
              <w:rPr>
                <w:rFonts w:ascii="Arial" w:hAnsi="Arial"/>
              </w:rPr>
            </w:rPrChange>
          </w:rPr>
          <w:delText>9.6</w:delText>
        </w:r>
        <w:r w:rsidR="00C95C7D" w:rsidRPr="00FC1103" w:rsidDel="00F06677">
          <w:rPr>
            <w:rFonts w:ascii="Arial" w:hAnsi="Arial"/>
            <w:highlight w:val="yellow"/>
            <w:rPrChange w:id="528" w:author="Samantha" w:date="2026-09-02T20:08:00Z" w16du:dateUtc="2026-09-02T12:08:00Z">
              <w:rPr>
                <w:rFonts w:ascii="Arial" w:hAnsi="Arial"/>
              </w:rPr>
            </w:rPrChange>
          </w:rPr>
          <w:delText xml:space="preserve"> and</w:delText>
        </w:r>
        <w:r w:rsidRPr="00FC1103" w:rsidDel="00F06677">
          <w:rPr>
            <w:rFonts w:ascii="Arial" w:hAnsi="Arial"/>
            <w:highlight w:val="yellow"/>
            <w:rPrChange w:id="529" w:author="Samantha" w:date="2026-09-02T20:08:00Z" w16du:dateUtc="2026-09-02T12:08:00Z">
              <w:rPr>
                <w:rFonts w:ascii="Arial" w:hAnsi="Arial"/>
              </w:rPr>
            </w:rPrChange>
          </w:rPr>
          <w:delText xml:space="preserve"> </w:delText>
        </w:r>
      </w:del>
      <w:ins w:id="530" w:author="Samantha" w:date="2026-09-03T18:58:00Z" w16du:dateUtc="2026-09-03T10:58:00Z">
        <w:r w:rsidR="00F06677" w:rsidRPr="00D574E0">
          <w:rPr>
            <w:rFonts w:ascii="Arial" w:hAnsi="Arial"/>
            <w:highlight w:val="yellow"/>
          </w:rPr>
          <w:t>Clause</w:t>
        </w:r>
        <w:r w:rsidR="00F06677">
          <w:rPr>
            <w:rFonts w:ascii="Arial" w:hAnsi="Arial"/>
            <w:highlight w:val="yellow"/>
          </w:rPr>
          <w:t xml:space="preserve"> </w:t>
        </w:r>
      </w:ins>
      <w:r w:rsidRPr="00FC1103">
        <w:rPr>
          <w:rFonts w:ascii="Arial" w:hAnsi="Arial"/>
          <w:highlight w:val="yellow"/>
          <w:rPrChange w:id="531" w:author="Samantha" w:date="2026-09-02T20:08:00Z" w16du:dateUtc="2026-09-02T12:08:00Z">
            <w:rPr>
              <w:rFonts w:ascii="Arial" w:hAnsi="Arial"/>
            </w:rPr>
          </w:rPrChange>
        </w:rPr>
        <w:t>9.7</w:t>
      </w:r>
      <w:r w:rsidR="00C95C7D">
        <w:rPr>
          <w:rFonts w:ascii="Arial" w:hAnsi="Arial"/>
        </w:rPr>
        <w:t xml:space="preserve"> </w:t>
      </w:r>
      <w:r w:rsidRPr="00445481">
        <w:rPr>
          <w:rFonts w:ascii="Arial" w:hAnsi="Arial"/>
        </w:rPr>
        <w:t>above for an Option to</w:t>
      </w:r>
      <w:r w:rsidR="00942B7B">
        <w:rPr>
          <w:rFonts w:ascii="Arial" w:hAnsi="Arial"/>
        </w:rPr>
        <w:t xml:space="preserve"> Licensing</w:t>
      </w:r>
      <w:r w:rsidRPr="00445481">
        <w:rPr>
          <w:rFonts w:ascii="Arial" w:hAnsi="Arial"/>
        </w:rPr>
        <w:t>; and</w:t>
      </w:r>
    </w:p>
    <w:p w14:paraId="051B6982" w14:textId="77777777" w:rsidR="00445481" w:rsidRPr="00445481" w:rsidRDefault="00445481" w:rsidP="00445481">
      <w:pPr>
        <w:spacing w:line="259" w:lineRule="auto"/>
        <w:ind w:left="720" w:hanging="720"/>
        <w:jc w:val="both"/>
        <w:rPr>
          <w:rFonts w:ascii="Arial" w:hAnsi="Arial"/>
        </w:rPr>
      </w:pPr>
    </w:p>
    <w:p w14:paraId="07AB5D5F" w14:textId="47EB9CF7" w:rsidR="00445481" w:rsidRPr="00445481" w:rsidRDefault="00445481" w:rsidP="00445481">
      <w:pPr>
        <w:spacing w:line="259" w:lineRule="auto"/>
        <w:ind w:left="720" w:hanging="720"/>
        <w:jc w:val="both"/>
        <w:rPr>
          <w:rFonts w:ascii="Arial" w:hAnsi="Arial"/>
        </w:rPr>
      </w:pPr>
      <w:r>
        <w:rPr>
          <w:rFonts w:ascii="Arial" w:hAnsi="Arial"/>
        </w:rPr>
        <w:lastRenderedPageBreak/>
        <w:t>1</w:t>
      </w:r>
      <w:r w:rsidR="008E7BCB">
        <w:rPr>
          <w:rFonts w:ascii="Arial" w:hAnsi="Arial"/>
        </w:rPr>
        <w:t>5</w:t>
      </w:r>
      <w:r w:rsidRPr="00445481">
        <w:rPr>
          <w:rFonts w:ascii="Arial" w:hAnsi="Arial"/>
        </w:rPr>
        <w:t>.1.</w:t>
      </w:r>
      <w:r>
        <w:rPr>
          <w:rFonts w:ascii="Arial" w:hAnsi="Arial"/>
        </w:rPr>
        <w:t>2</w:t>
      </w:r>
      <w:r w:rsidRPr="00445481">
        <w:rPr>
          <w:rFonts w:ascii="Arial" w:hAnsi="Arial"/>
        </w:rPr>
        <w:tab/>
      </w:r>
      <w:r w:rsidR="00820935">
        <w:rPr>
          <w:rFonts w:ascii="Arial" w:hAnsi="Arial"/>
        </w:rPr>
        <w:t>i</w:t>
      </w:r>
      <w:r w:rsidRPr="00445481">
        <w:rPr>
          <w:rFonts w:ascii="Arial" w:hAnsi="Arial"/>
        </w:rPr>
        <w:t xml:space="preserve">n the event </w:t>
      </w:r>
      <w:r w:rsidR="008E7BCB">
        <w:rPr>
          <w:rFonts w:ascii="Arial" w:hAnsi="Arial"/>
        </w:rPr>
        <w:t>COMPANY</w:t>
      </w:r>
      <w:r w:rsidRPr="00445481">
        <w:rPr>
          <w:rFonts w:ascii="Arial" w:hAnsi="Arial"/>
        </w:rPr>
        <w:t xml:space="preserve"> does not exercise the </w:t>
      </w:r>
      <w:r>
        <w:rPr>
          <w:rFonts w:ascii="Arial" w:hAnsi="Arial"/>
        </w:rPr>
        <w:t>O</w:t>
      </w:r>
      <w:r w:rsidRPr="00445481">
        <w:rPr>
          <w:rFonts w:ascii="Arial" w:hAnsi="Arial"/>
        </w:rPr>
        <w:t xml:space="preserve">ption under </w:t>
      </w:r>
      <w:del w:id="532" w:author="Samantha" w:date="2026-09-03T18:58:00Z" w16du:dateUtc="2026-09-03T10:58:00Z">
        <w:r w:rsidRPr="004C5B03" w:rsidDel="00F06677">
          <w:rPr>
            <w:rFonts w:ascii="Arial" w:hAnsi="Arial"/>
            <w:highlight w:val="yellow"/>
            <w:rPrChange w:id="533" w:author="Samantha" w:date="2026-09-01T19:32:00Z" w16du:dateUtc="2026-09-01T11:32:00Z">
              <w:rPr>
                <w:rFonts w:ascii="Arial" w:hAnsi="Arial"/>
              </w:rPr>
            </w:rPrChange>
          </w:rPr>
          <w:delText xml:space="preserve">Clauses </w:delText>
        </w:r>
        <w:r w:rsidR="00C95C7D" w:rsidRPr="004C5B03" w:rsidDel="00F06677">
          <w:rPr>
            <w:rFonts w:ascii="Arial" w:hAnsi="Arial"/>
            <w:highlight w:val="yellow"/>
            <w:rPrChange w:id="534" w:author="Samantha" w:date="2026-09-01T19:32:00Z" w16du:dateUtc="2026-09-01T11:32:00Z">
              <w:rPr>
                <w:rFonts w:ascii="Arial" w:hAnsi="Arial"/>
              </w:rPr>
            </w:rPrChange>
          </w:rPr>
          <w:delText xml:space="preserve">9.5, </w:delText>
        </w:r>
        <w:r w:rsidRPr="004C5B03" w:rsidDel="00F06677">
          <w:rPr>
            <w:rFonts w:ascii="Arial" w:hAnsi="Arial"/>
            <w:highlight w:val="yellow"/>
            <w:rPrChange w:id="535" w:author="Samantha" w:date="2026-09-01T19:32:00Z" w16du:dateUtc="2026-09-01T11:32:00Z">
              <w:rPr>
                <w:rFonts w:ascii="Arial" w:hAnsi="Arial"/>
              </w:rPr>
            </w:rPrChange>
          </w:rPr>
          <w:delText>9.6</w:delText>
        </w:r>
        <w:r w:rsidR="00C95C7D" w:rsidRPr="004C5B03" w:rsidDel="00F06677">
          <w:rPr>
            <w:rFonts w:ascii="Arial" w:hAnsi="Arial"/>
            <w:highlight w:val="yellow"/>
            <w:rPrChange w:id="536" w:author="Samantha" w:date="2026-09-01T19:32:00Z" w16du:dateUtc="2026-09-01T11:32:00Z">
              <w:rPr>
                <w:rFonts w:ascii="Arial" w:hAnsi="Arial"/>
              </w:rPr>
            </w:rPrChange>
          </w:rPr>
          <w:delText xml:space="preserve"> and</w:delText>
        </w:r>
        <w:r w:rsidRPr="004C5B03" w:rsidDel="00F06677">
          <w:rPr>
            <w:rFonts w:ascii="Arial" w:hAnsi="Arial"/>
            <w:highlight w:val="yellow"/>
            <w:rPrChange w:id="537" w:author="Samantha" w:date="2026-09-01T19:32:00Z" w16du:dateUtc="2026-09-01T11:32:00Z">
              <w:rPr>
                <w:rFonts w:ascii="Arial" w:hAnsi="Arial"/>
              </w:rPr>
            </w:rPrChange>
          </w:rPr>
          <w:delText xml:space="preserve"> </w:delText>
        </w:r>
      </w:del>
      <w:ins w:id="538" w:author="Samantha" w:date="2026-09-03T18:58:00Z" w16du:dateUtc="2026-09-03T10:58:00Z">
        <w:r w:rsidR="00F06677" w:rsidRPr="00D574E0">
          <w:rPr>
            <w:rFonts w:ascii="Arial" w:hAnsi="Arial"/>
            <w:highlight w:val="yellow"/>
          </w:rPr>
          <w:t>Clause</w:t>
        </w:r>
        <w:r w:rsidR="00F06677">
          <w:rPr>
            <w:rFonts w:ascii="Arial" w:hAnsi="Arial"/>
            <w:highlight w:val="yellow"/>
          </w:rPr>
          <w:t xml:space="preserve"> </w:t>
        </w:r>
      </w:ins>
      <w:r w:rsidRPr="004C5B03">
        <w:rPr>
          <w:rFonts w:ascii="Arial" w:hAnsi="Arial"/>
          <w:highlight w:val="yellow"/>
          <w:rPrChange w:id="539" w:author="Samantha" w:date="2026-09-01T19:32:00Z" w16du:dateUtc="2026-09-01T11:32:00Z">
            <w:rPr>
              <w:rFonts w:ascii="Arial" w:hAnsi="Arial"/>
            </w:rPr>
          </w:rPrChange>
        </w:rPr>
        <w:t>9.7</w:t>
      </w:r>
      <w:r w:rsidR="00C95C7D">
        <w:rPr>
          <w:rFonts w:ascii="Arial" w:hAnsi="Arial"/>
        </w:rPr>
        <w:t xml:space="preserve"> </w:t>
      </w:r>
      <w:r w:rsidRPr="00445481">
        <w:rPr>
          <w:rFonts w:ascii="Arial" w:hAnsi="Arial"/>
        </w:rPr>
        <w:t xml:space="preserve">above, Clauses </w:t>
      </w:r>
      <w:r w:rsidR="004C74F8" w:rsidRPr="004C74F8">
        <w:rPr>
          <w:rFonts w:ascii="Arial" w:hAnsi="Arial"/>
        </w:rPr>
        <w:t>7, 8, 9, 10, 11, 12, 13, 14,</w:t>
      </w:r>
      <w:r w:rsidR="008E7BCB">
        <w:rPr>
          <w:rFonts w:ascii="Arial" w:hAnsi="Arial"/>
        </w:rPr>
        <w:t xml:space="preserve"> </w:t>
      </w:r>
      <w:r w:rsidR="004C74F8" w:rsidRPr="004C74F8">
        <w:rPr>
          <w:rFonts w:ascii="Arial" w:hAnsi="Arial"/>
        </w:rPr>
        <w:t>and 1</w:t>
      </w:r>
      <w:r w:rsidR="008E7BCB">
        <w:rPr>
          <w:rFonts w:ascii="Arial" w:hAnsi="Arial"/>
        </w:rPr>
        <w:t>5</w:t>
      </w:r>
      <w:r>
        <w:rPr>
          <w:rFonts w:ascii="Arial" w:hAnsi="Arial"/>
        </w:rPr>
        <w:t xml:space="preserve"> of this Agreement</w:t>
      </w:r>
      <w:r w:rsidRPr="00445481">
        <w:rPr>
          <w:rFonts w:ascii="Arial" w:hAnsi="Arial"/>
        </w:rPr>
        <w:t xml:space="preserve"> shall continue to apply to such Project Foreground IP.</w:t>
      </w:r>
    </w:p>
    <w:p w14:paraId="5429C161" w14:textId="77777777" w:rsidR="00445481" w:rsidRPr="00445481" w:rsidRDefault="00445481" w:rsidP="00445481">
      <w:pPr>
        <w:spacing w:line="259" w:lineRule="auto"/>
        <w:ind w:left="720" w:hanging="720"/>
        <w:jc w:val="both"/>
        <w:rPr>
          <w:rFonts w:ascii="Arial" w:hAnsi="Arial"/>
        </w:rPr>
      </w:pPr>
    </w:p>
    <w:p w14:paraId="60EC8519" w14:textId="3C0EFD84" w:rsidR="00445481" w:rsidRPr="00445481" w:rsidRDefault="00445481" w:rsidP="00445481">
      <w:pPr>
        <w:spacing w:line="259" w:lineRule="auto"/>
        <w:ind w:left="720" w:hanging="720"/>
        <w:jc w:val="both"/>
        <w:rPr>
          <w:rFonts w:ascii="Arial" w:hAnsi="Arial"/>
        </w:rPr>
      </w:pPr>
      <w:r>
        <w:rPr>
          <w:rFonts w:ascii="Arial" w:hAnsi="Arial"/>
        </w:rPr>
        <w:t>1</w:t>
      </w:r>
      <w:r w:rsidR="008E7BCB">
        <w:rPr>
          <w:rFonts w:ascii="Arial" w:hAnsi="Arial"/>
        </w:rPr>
        <w:t>5</w:t>
      </w:r>
      <w:r w:rsidRPr="00445481">
        <w:rPr>
          <w:rFonts w:ascii="Arial" w:hAnsi="Arial"/>
        </w:rPr>
        <w:t>.1.3</w:t>
      </w:r>
      <w:commentRangeStart w:id="540"/>
      <w:r w:rsidRPr="00445481">
        <w:rPr>
          <w:rFonts w:ascii="Arial" w:hAnsi="Arial"/>
        </w:rPr>
        <w:tab/>
      </w:r>
      <w:commentRangeEnd w:id="540"/>
      <w:r w:rsidR="008602BA">
        <w:rPr>
          <w:rStyle w:val="CommentReference"/>
          <w:rFonts w:ascii="Arial" w:hAnsi="Arial"/>
          <w:sz w:val="20"/>
          <w:szCs w:val="20"/>
        </w:rPr>
        <w:commentReference w:id="540"/>
      </w:r>
      <w:ins w:id="541" w:author="Samantha" w:date="2026-08-27T17:14:00Z" w16du:dateUtc="2026-08-27T09:14:00Z">
        <w:r w:rsidR="009E4660">
          <w:rPr>
            <w:rFonts w:ascii="Arial" w:hAnsi="Arial"/>
          </w:rPr>
          <w:t xml:space="preserve">Upon the request of the other Party, </w:t>
        </w:r>
      </w:ins>
      <w:del w:id="542" w:author="Samantha" w:date="2026-08-27T17:15:00Z" w16du:dateUtc="2026-08-27T09:15:00Z">
        <w:r w:rsidR="004C588A" w:rsidDel="009E4660">
          <w:rPr>
            <w:rFonts w:ascii="Arial" w:hAnsi="Arial"/>
          </w:rPr>
          <w:delText>Company</w:delText>
        </w:r>
        <w:r w:rsidRPr="00445481" w:rsidDel="009E4660">
          <w:rPr>
            <w:rFonts w:ascii="Arial" w:hAnsi="Arial"/>
          </w:rPr>
          <w:delText xml:space="preserve"> </w:delText>
        </w:r>
      </w:del>
      <w:ins w:id="543" w:author="Samantha" w:date="2026-08-27T17:14:00Z" w16du:dateUtc="2026-08-27T09:14:00Z">
        <w:r w:rsidR="009E4660">
          <w:rPr>
            <w:rFonts w:ascii="Arial" w:hAnsi="Arial"/>
          </w:rPr>
          <w:t xml:space="preserve">Each Party </w:t>
        </w:r>
      </w:ins>
      <w:r w:rsidRPr="00445481">
        <w:rPr>
          <w:rFonts w:ascii="Arial" w:hAnsi="Arial"/>
        </w:rPr>
        <w:t>shall return to</w:t>
      </w:r>
      <w:del w:id="544" w:author="Samantha" w:date="2026-08-27T17:15:00Z" w16du:dateUtc="2026-08-27T09:15:00Z">
        <w:r w:rsidRPr="00445481" w:rsidDel="009E4660">
          <w:rPr>
            <w:rFonts w:ascii="Arial" w:hAnsi="Arial"/>
          </w:rPr>
          <w:delText xml:space="preserve"> </w:delText>
        </w:r>
        <w:r w:rsidR="00D7224F" w:rsidDel="009E4660">
          <w:rPr>
            <w:rFonts w:ascii="Arial" w:hAnsi="Arial"/>
          </w:rPr>
          <w:delText>Ngee Ann Polytechnic</w:delText>
        </w:r>
      </w:del>
      <w:ins w:id="545" w:author="Samantha" w:date="2026-08-27T17:15:00Z" w16du:dateUtc="2026-08-27T09:15:00Z">
        <w:r w:rsidR="009E4660">
          <w:rPr>
            <w:rFonts w:ascii="Arial" w:hAnsi="Arial"/>
          </w:rPr>
          <w:t xml:space="preserve"> the other Party</w:t>
        </w:r>
      </w:ins>
      <w:r>
        <w:rPr>
          <w:rFonts w:ascii="Arial" w:hAnsi="Arial"/>
        </w:rPr>
        <w:t>, or</w:t>
      </w:r>
      <w:r w:rsidRPr="00445481">
        <w:rPr>
          <w:rFonts w:ascii="Arial" w:hAnsi="Arial"/>
        </w:rPr>
        <w:t xml:space="preserve"> dispose of, all copies of all documents, papers, specifications, source codes</w:t>
      </w:r>
      <w:r>
        <w:rPr>
          <w:rFonts w:ascii="Arial" w:hAnsi="Arial"/>
        </w:rPr>
        <w:t>,</w:t>
      </w:r>
      <w:r w:rsidRPr="00445481">
        <w:rPr>
          <w:rFonts w:ascii="Arial" w:hAnsi="Arial"/>
        </w:rPr>
        <w:t xml:space="preserve"> and other materials belonging to </w:t>
      </w:r>
      <w:del w:id="546" w:author="Samantha" w:date="2026-08-27T17:15:00Z" w16du:dateUtc="2026-08-27T09:15:00Z">
        <w:r w:rsidR="00D7224F" w:rsidDel="009E4660">
          <w:rPr>
            <w:rFonts w:ascii="Arial" w:hAnsi="Arial"/>
          </w:rPr>
          <w:delText>Ngee Ann Polytechnic</w:delText>
        </w:r>
        <w:r w:rsidR="00D7224F" w:rsidRPr="00445481" w:rsidDel="009E4660">
          <w:rPr>
            <w:rFonts w:ascii="Arial" w:hAnsi="Arial"/>
          </w:rPr>
          <w:delText xml:space="preserve"> </w:delText>
        </w:r>
      </w:del>
      <w:ins w:id="547" w:author="Samantha" w:date="2026-08-27T17:15:00Z" w16du:dateUtc="2026-08-27T09:15:00Z">
        <w:r w:rsidR="009E4660">
          <w:rPr>
            <w:rFonts w:ascii="Arial" w:hAnsi="Arial"/>
          </w:rPr>
          <w:t xml:space="preserve">the other Party </w:t>
        </w:r>
      </w:ins>
      <w:r w:rsidRPr="00445481">
        <w:rPr>
          <w:rFonts w:ascii="Arial" w:hAnsi="Arial"/>
        </w:rPr>
        <w:t xml:space="preserve">being in </w:t>
      </w:r>
      <w:del w:id="548" w:author="Samantha" w:date="2026-08-27T17:15:00Z" w16du:dateUtc="2026-08-27T09:15:00Z">
        <w:r w:rsidR="004C588A" w:rsidDel="009E4660">
          <w:rPr>
            <w:rFonts w:ascii="Arial" w:hAnsi="Arial"/>
          </w:rPr>
          <w:delText>Company</w:delText>
        </w:r>
        <w:r w:rsidRPr="00445481" w:rsidDel="009E4660">
          <w:rPr>
            <w:rFonts w:ascii="Arial" w:hAnsi="Arial"/>
          </w:rPr>
          <w:delText xml:space="preserve">’s </w:delText>
        </w:r>
      </w:del>
      <w:ins w:id="549" w:author="Samantha" w:date="2026-08-27T17:15:00Z" w16du:dateUtc="2026-08-27T09:15:00Z">
        <w:r w:rsidR="009E4660">
          <w:rPr>
            <w:rFonts w:ascii="Arial" w:hAnsi="Arial"/>
          </w:rPr>
          <w:t xml:space="preserve">the Party’s </w:t>
        </w:r>
      </w:ins>
      <w:r w:rsidRPr="00445481">
        <w:rPr>
          <w:rFonts w:ascii="Arial" w:hAnsi="Arial"/>
        </w:rPr>
        <w:t>possession or under its control, including any such materials which incorporate Confidential Information or Personal Data, and not intended under the terms of this Agreement to remain in the possession or under the control of</w:t>
      </w:r>
      <w:del w:id="550" w:author="Samantha" w:date="2026-08-27T17:15:00Z" w16du:dateUtc="2026-08-27T09:15:00Z">
        <w:r w:rsidRPr="00445481" w:rsidDel="009E4660">
          <w:rPr>
            <w:rFonts w:ascii="Arial" w:hAnsi="Arial"/>
          </w:rPr>
          <w:delText xml:space="preserve"> </w:delText>
        </w:r>
        <w:r w:rsidR="004C588A" w:rsidDel="009E4660">
          <w:rPr>
            <w:rFonts w:ascii="Arial" w:hAnsi="Arial"/>
          </w:rPr>
          <w:delText>Company</w:delText>
        </w:r>
      </w:del>
      <w:ins w:id="551" w:author="Samantha" w:date="2026-08-27T17:15:00Z" w16du:dateUtc="2026-08-27T09:15:00Z">
        <w:r w:rsidR="009E4660">
          <w:rPr>
            <w:rFonts w:ascii="Arial" w:hAnsi="Arial"/>
          </w:rPr>
          <w:t xml:space="preserve"> the Party</w:t>
        </w:r>
      </w:ins>
      <w:r w:rsidRPr="00445481">
        <w:rPr>
          <w:rFonts w:ascii="Arial" w:hAnsi="Arial"/>
        </w:rPr>
        <w:t xml:space="preserve">, and shall certify in writing to </w:t>
      </w:r>
      <w:del w:id="552" w:author="Samantha" w:date="2026-08-27T17:15:00Z" w16du:dateUtc="2026-08-27T09:15:00Z">
        <w:r w:rsidR="00D7224F" w:rsidDel="009E4660">
          <w:rPr>
            <w:rFonts w:ascii="Arial" w:hAnsi="Arial"/>
          </w:rPr>
          <w:delText>Ngee Ann Polytechnic</w:delText>
        </w:r>
        <w:r w:rsidR="00D7224F" w:rsidRPr="00445481" w:rsidDel="009E4660">
          <w:rPr>
            <w:rFonts w:ascii="Arial" w:hAnsi="Arial"/>
          </w:rPr>
          <w:delText xml:space="preserve"> </w:delText>
        </w:r>
      </w:del>
      <w:ins w:id="553" w:author="Samantha" w:date="2026-08-27T17:15:00Z" w16du:dateUtc="2026-08-27T09:15:00Z">
        <w:r w:rsidR="009E4660">
          <w:rPr>
            <w:rFonts w:ascii="Arial" w:hAnsi="Arial"/>
          </w:rPr>
          <w:t xml:space="preserve">the other Party </w:t>
        </w:r>
      </w:ins>
      <w:r w:rsidRPr="00445481">
        <w:rPr>
          <w:rFonts w:ascii="Arial" w:hAnsi="Arial"/>
        </w:rPr>
        <w:t>that the same has been done; and</w:t>
      </w:r>
    </w:p>
    <w:p w14:paraId="6CBAE845" w14:textId="77777777" w:rsidR="00445481" w:rsidRPr="00445481" w:rsidRDefault="00445481" w:rsidP="00445481">
      <w:pPr>
        <w:spacing w:line="259" w:lineRule="auto"/>
        <w:ind w:left="720" w:hanging="720"/>
        <w:jc w:val="both"/>
        <w:rPr>
          <w:rFonts w:ascii="Arial" w:hAnsi="Arial"/>
        </w:rPr>
      </w:pPr>
    </w:p>
    <w:p w14:paraId="596D9740" w14:textId="021DEB65" w:rsidR="000E2856" w:rsidRDefault="00445481" w:rsidP="000E2856">
      <w:pPr>
        <w:spacing w:line="259" w:lineRule="auto"/>
        <w:ind w:left="720" w:hanging="720"/>
        <w:jc w:val="both"/>
        <w:rPr>
          <w:rFonts w:ascii="Arial" w:hAnsi="Arial"/>
        </w:rPr>
      </w:pPr>
      <w:r>
        <w:rPr>
          <w:rFonts w:ascii="Arial" w:hAnsi="Arial"/>
        </w:rPr>
        <w:t>1</w:t>
      </w:r>
      <w:r w:rsidR="008E7BCB">
        <w:rPr>
          <w:rFonts w:ascii="Arial" w:hAnsi="Arial"/>
        </w:rPr>
        <w:t>5</w:t>
      </w:r>
      <w:r w:rsidRPr="00445481">
        <w:rPr>
          <w:rFonts w:ascii="Arial" w:hAnsi="Arial"/>
        </w:rPr>
        <w:t>.1.4</w:t>
      </w:r>
      <w:commentRangeStart w:id="554"/>
      <w:r w:rsidRPr="00445481">
        <w:rPr>
          <w:rFonts w:ascii="Arial" w:hAnsi="Arial"/>
        </w:rPr>
        <w:tab/>
      </w:r>
      <w:commentRangeEnd w:id="554"/>
      <w:r w:rsidR="008602BA">
        <w:rPr>
          <w:rStyle w:val="CommentReference"/>
          <w:rFonts w:ascii="Arial" w:hAnsi="Arial"/>
          <w:sz w:val="20"/>
          <w:szCs w:val="20"/>
        </w:rPr>
        <w:commentReference w:id="554"/>
      </w:r>
      <w:ins w:id="555" w:author="Samantha" w:date="2026-08-27T17:15:00Z" w16du:dateUtc="2026-08-27T09:15:00Z">
        <w:r w:rsidR="009E4660">
          <w:rPr>
            <w:rFonts w:ascii="Arial" w:hAnsi="Arial"/>
          </w:rPr>
          <w:t xml:space="preserve">Each Party shall, </w:t>
        </w:r>
      </w:ins>
      <w:del w:id="556" w:author="Samantha" w:date="2026-08-27T17:15:00Z" w16du:dateUtc="2026-08-27T09:15:00Z">
        <w:r w:rsidR="00DB3D5B" w:rsidDel="009E4660">
          <w:rPr>
            <w:rFonts w:ascii="Arial" w:hAnsi="Arial"/>
          </w:rPr>
          <w:delText>I</w:delText>
        </w:r>
        <w:r w:rsidRPr="00445481" w:rsidDel="009E4660">
          <w:rPr>
            <w:rFonts w:ascii="Arial" w:hAnsi="Arial"/>
          </w:rPr>
          <w:delText xml:space="preserve">f </w:delText>
        </w:r>
      </w:del>
      <w:ins w:id="557" w:author="Samantha" w:date="2026-08-27T17:16:00Z" w16du:dateUtc="2026-08-27T09:16:00Z">
        <w:r w:rsidR="009E4660">
          <w:rPr>
            <w:rFonts w:ascii="Arial" w:hAnsi="Arial"/>
          </w:rPr>
          <w:t xml:space="preserve">if </w:t>
        </w:r>
      </w:ins>
      <w:r w:rsidRPr="00445481">
        <w:rPr>
          <w:rFonts w:ascii="Arial" w:hAnsi="Arial"/>
        </w:rPr>
        <w:t>required by</w:t>
      </w:r>
      <w:del w:id="558" w:author="Samantha" w:date="2026-08-27T17:16:00Z" w16du:dateUtc="2026-08-27T09:16:00Z">
        <w:r w:rsidRPr="00445481" w:rsidDel="009E4660">
          <w:rPr>
            <w:rFonts w:ascii="Arial" w:hAnsi="Arial"/>
          </w:rPr>
          <w:delText xml:space="preserve"> </w:delText>
        </w:r>
        <w:r w:rsidR="00D7224F" w:rsidDel="009E4660">
          <w:rPr>
            <w:rFonts w:ascii="Arial" w:hAnsi="Arial"/>
          </w:rPr>
          <w:delText>Ngee Ann Polytechnic</w:delText>
        </w:r>
      </w:del>
      <w:ins w:id="559" w:author="Samantha" w:date="2026-08-27T17:16:00Z" w16du:dateUtc="2026-08-27T09:16:00Z">
        <w:r w:rsidR="009E4660">
          <w:rPr>
            <w:rFonts w:ascii="Arial" w:hAnsi="Arial"/>
          </w:rPr>
          <w:t xml:space="preserve"> the other Party</w:t>
        </w:r>
      </w:ins>
      <w:r w:rsidRPr="00445481">
        <w:rPr>
          <w:rFonts w:ascii="Arial" w:hAnsi="Arial"/>
        </w:rPr>
        <w:t xml:space="preserve">, return any Data </w:t>
      </w:r>
      <w:ins w:id="560" w:author="Samantha" w:date="2026-09-01T19:37:00Z" w16du:dateUtc="2026-09-01T11:37:00Z">
        <w:r w:rsidR="004C5B03" w:rsidRPr="004C5B03">
          <w:rPr>
            <w:rFonts w:ascii="Arial" w:hAnsi="Arial"/>
          </w:rPr>
          <w:t xml:space="preserve">belonging to or provided by </w:t>
        </w:r>
      </w:ins>
      <w:ins w:id="561" w:author="Samantha" w:date="2026-09-01T19:44:00Z" w16du:dateUtc="2026-09-01T11:44:00Z">
        <w:r w:rsidR="004C5B03">
          <w:rPr>
            <w:rFonts w:ascii="Arial" w:hAnsi="Arial"/>
          </w:rPr>
          <w:t>such</w:t>
        </w:r>
      </w:ins>
      <w:ins w:id="562" w:author="Samantha" w:date="2026-09-01T19:37:00Z" w16du:dateUtc="2026-09-01T11:37:00Z">
        <w:r w:rsidR="004C5B03" w:rsidRPr="004C5B03">
          <w:rPr>
            <w:rFonts w:ascii="Arial" w:hAnsi="Arial"/>
          </w:rPr>
          <w:t xml:space="preserve"> other Party </w:t>
        </w:r>
      </w:ins>
      <w:ins w:id="563" w:author="Samantha" w:date="2026-09-01T19:43:00Z" w16du:dateUtc="2026-09-01T11:43:00Z">
        <w:r w:rsidR="004C5B03">
          <w:rPr>
            <w:rFonts w:ascii="Arial" w:hAnsi="Arial"/>
          </w:rPr>
          <w:t>which i</w:t>
        </w:r>
      </w:ins>
      <w:ins w:id="564" w:author="Samantha" w:date="2026-09-01T19:44:00Z" w16du:dateUtc="2026-09-01T11:44:00Z">
        <w:r w:rsidR="004C5B03">
          <w:rPr>
            <w:rFonts w:ascii="Arial" w:hAnsi="Arial"/>
          </w:rPr>
          <w:t xml:space="preserve">s </w:t>
        </w:r>
      </w:ins>
      <w:r w:rsidRPr="00445481">
        <w:rPr>
          <w:rFonts w:ascii="Arial" w:hAnsi="Arial"/>
        </w:rPr>
        <w:t>held, stored</w:t>
      </w:r>
      <w:r>
        <w:rPr>
          <w:rFonts w:ascii="Arial" w:hAnsi="Arial"/>
        </w:rPr>
        <w:t>,</w:t>
      </w:r>
      <w:r w:rsidRPr="00445481">
        <w:rPr>
          <w:rFonts w:ascii="Arial" w:hAnsi="Arial"/>
        </w:rPr>
        <w:t xml:space="preserve"> or hosted by </w:t>
      </w:r>
      <w:del w:id="565" w:author="Samantha" w:date="2026-08-27T17:16:00Z" w16du:dateUtc="2026-08-27T09:16:00Z">
        <w:r w:rsidR="004C588A" w:rsidDel="009E4660">
          <w:rPr>
            <w:rFonts w:ascii="Arial" w:hAnsi="Arial"/>
          </w:rPr>
          <w:delText>Company</w:delText>
        </w:r>
        <w:r w:rsidDel="009E4660">
          <w:rPr>
            <w:rFonts w:ascii="Arial" w:hAnsi="Arial"/>
          </w:rPr>
          <w:delText xml:space="preserve"> </w:delText>
        </w:r>
      </w:del>
      <w:ins w:id="566" w:author="Samantha" w:date="2026-08-27T17:16:00Z" w16du:dateUtc="2026-08-27T09:16:00Z">
        <w:r w:rsidR="009E4660">
          <w:rPr>
            <w:rFonts w:ascii="Arial" w:hAnsi="Arial"/>
          </w:rPr>
          <w:t xml:space="preserve">the Party </w:t>
        </w:r>
      </w:ins>
      <w:r>
        <w:rPr>
          <w:rFonts w:ascii="Arial" w:hAnsi="Arial"/>
        </w:rPr>
        <w:t>or under its control</w:t>
      </w:r>
      <w:r w:rsidRPr="00445481">
        <w:rPr>
          <w:rFonts w:ascii="Arial" w:hAnsi="Arial"/>
        </w:rPr>
        <w:t xml:space="preserve"> in such form or format that </w:t>
      </w:r>
      <w:del w:id="567" w:author="Samantha" w:date="2026-08-27T17:16:00Z" w16du:dateUtc="2026-08-27T09:16:00Z">
        <w:r w:rsidR="00D7224F" w:rsidDel="009E4660">
          <w:rPr>
            <w:rFonts w:ascii="Arial" w:hAnsi="Arial"/>
          </w:rPr>
          <w:delText>Ngee Ann Polytechnic</w:delText>
        </w:r>
        <w:r w:rsidR="00D7224F" w:rsidRPr="00445481" w:rsidDel="009E4660">
          <w:rPr>
            <w:rFonts w:ascii="Arial" w:hAnsi="Arial"/>
          </w:rPr>
          <w:delText xml:space="preserve"> </w:delText>
        </w:r>
      </w:del>
      <w:ins w:id="568" w:author="Samantha" w:date="2026-08-27T17:16:00Z" w16du:dateUtc="2026-08-27T09:16:00Z">
        <w:r w:rsidR="009E4660">
          <w:rPr>
            <w:rFonts w:ascii="Arial" w:hAnsi="Arial"/>
          </w:rPr>
          <w:t xml:space="preserve">the other Party </w:t>
        </w:r>
      </w:ins>
      <w:r w:rsidRPr="00445481">
        <w:rPr>
          <w:rFonts w:ascii="Arial" w:hAnsi="Arial"/>
        </w:rPr>
        <w:t>may require</w:t>
      </w:r>
      <w:ins w:id="569" w:author="Samantha" w:date="2026-09-01T19:42:00Z" w16du:dateUtc="2026-09-01T11:42:00Z">
        <w:r w:rsidR="004C5B03">
          <w:rPr>
            <w:rFonts w:ascii="Arial" w:hAnsi="Arial"/>
          </w:rPr>
          <w:t xml:space="preserve">, </w:t>
        </w:r>
      </w:ins>
      <w:ins w:id="570" w:author="Samantha" w:date="2026-09-01T19:46:00Z" w16du:dateUtc="2026-09-01T11:46:00Z">
        <w:r w:rsidR="004C5B03" w:rsidRPr="004C5B03">
          <w:rPr>
            <w:rFonts w:ascii="Arial" w:hAnsi="Arial"/>
          </w:rPr>
          <w:t>but only to the extent required by applicable laws, regulations or legally binding requirements</w:t>
        </w:r>
      </w:ins>
      <w:r w:rsidRPr="00445481">
        <w:rPr>
          <w:rFonts w:ascii="Arial" w:hAnsi="Arial"/>
        </w:rPr>
        <w:t>.</w:t>
      </w:r>
    </w:p>
    <w:p w14:paraId="5C505993" w14:textId="77777777" w:rsidR="008B10A3" w:rsidRDefault="008B10A3" w:rsidP="000E2856">
      <w:pPr>
        <w:spacing w:line="259" w:lineRule="auto"/>
        <w:ind w:left="720" w:hanging="720"/>
        <w:jc w:val="both"/>
        <w:rPr>
          <w:rFonts w:ascii="Arial" w:hAnsi="Arial"/>
        </w:rPr>
      </w:pPr>
    </w:p>
    <w:p w14:paraId="118948C0" w14:textId="630F975A" w:rsidR="000E2856" w:rsidRDefault="00445481" w:rsidP="000E2856">
      <w:pPr>
        <w:spacing w:line="259" w:lineRule="auto"/>
        <w:ind w:left="720" w:hanging="720"/>
        <w:jc w:val="both"/>
        <w:rPr>
          <w:rFonts w:ascii="Arial" w:hAnsi="Arial"/>
        </w:rPr>
      </w:pPr>
      <w:r>
        <w:rPr>
          <w:rFonts w:ascii="Arial" w:hAnsi="Arial"/>
        </w:rPr>
        <w:t>1</w:t>
      </w:r>
      <w:r w:rsidR="008E7BCB">
        <w:rPr>
          <w:rFonts w:ascii="Arial" w:hAnsi="Arial"/>
        </w:rPr>
        <w:t>5</w:t>
      </w:r>
      <w:r>
        <w:rPr>
          <w:rFonts w:ascii="Arial" w:hAnsi="Arial"/>
        </w:rPr>
        <w:t>.1.5  For the avoidance of doubt, i</w:t>
      </w:r>
      <w:r w:rsidR="000E2856" w:rsidRPr="00FD04FB">
        <w:rPr>
          <w:rFonts w:ascii="Arial" w:hAnsi="Arial"/>
        </w:rPr>
        <w:t xml:space="preserve">n addition to such provisions which survive the termination of this Agreement by operation of law, the provisions of </w:t>
      </w:r>
      <w:r w:rsidR="009A58A6">
        <w:rPr>
          <w:rFonts w:ascii="Arial" w:hAnsi="Arial"/>
        </w:rPr>
        <w:t xml:space="preserve">Clauses </w:t>
      </w:r>
      <w:bookmarkStart w:id="571" w:name="_Hlk111042986"/>
      <w:bookmarkStart w:id="572" w:name="_Hlk107395098"/>
      <w:r w:rsidR="009A58A6">
        <w:rPr>
          <w:rFonts w:ascii="Arial" w:hAnsi="Arial"/>
        </w:rPr>
        <w:t>7, 8, 9</w:t>
      </w:r>
      <w:r w:rsidR="000E2856" w:rsidRPr="00FD04FB">
        <w:rPr>
          <w:rFonts w:ascii="Arial" w:hAnsi="Arial"/>
        </w:rPr>
        <w:t xml:space="preserve">, </w:t>
      </w:r>
      <w:r w:rsidR="009A58A6">
        <w:rPr>
          <w:rFonts w:ascii="Arial" w:hAnsi="Arial"/>
        </w:rPr>
        <w:t>10</w:t>
      </w:r>
      <w:r w:rsidR="005465AC">
        <w:rPr>
          <w:rFonts w:ascii="Arial" w:hAnsi="Arial"/>
        </w:rPr>
        <w:t xml:space="preserve">, </w:t>
      </w:r>
      <w:r w:rsidR="009A58A6">
        <w:rPr>
          <w:rFonts w:ascii="Arial" w:hAnsi="Arial"/>
        </w:rPr>
        <w:t>11, 12, 13</w:t>
      </w:r>
      <w:r w:rsidR="006E0F64">
        <w:rPr>
          <w:rFonts w:ascii="Arial" w:hAnsi="Arial"/>
        </w:rPr>
        <w:t xml:space="preserve">, </w:t>
      </w:r>
      <w:r w:rsidR="004C74F8">
        <w:rPr>
          <w:rFonts w:ascii="Arial" w:hAnsi="Arial"/>
        </w:rPr>
        <w:t>14,</w:t>
      </w:r>
      <w:r w:rsidR="006E0F64">
        <w:rPr>
          <w:rFonts w:ascii="Arial" w:hAnsi="Arial"/>
        </w:rPr>
        <w:t xml:space="preserve"> </w:t>
      </w:r>
      <w:r w:rsidR="005465AC">
        <w:rPr>
          <w:rFonts w:ascii="Arial" w:hAnsi="Arial"/>
        </w:rPr>
        <w:t>and</w:t>
      </w:r>
      <w:r w:rsidR="009A58A6">
        <w:rPr>
          <w:rFonts w:ascii="Arial" w:hAnsi="Arial"/>
        </w:rPr>
        <w:t xml:space="preserve"> </w:t>
      </w:r>
      <w:r w:rsidR="003B0485">
        <w:rPr>
          <w:rFonts w:ascii="Arial" w:hAnsi="Arial"/>
        </w:rPr>
        <w:t>1</w:t>
      </w:r>
      <w:bookmarkEnd w:id="571"/>
      <w:r w:rsidR="008E7BCB">
        <w:rPr>
          <w:rFonts w:ascii="Arial" w:hAnsi="Arial"/>
        </w:rPr>
        <w:t>5</w:t>
      </w:r>
      <w:r w:rsidR="003B0485">
        <w:rPr>
          <w:rFonts w:ascii="Arial" w:hAnsi="Arial"/>
        </w:rPr>
        <w:t xml:space="preserve"> </w:t>
      </w:r>
      <w:bookmarkEnd w:id="572"/>
      <w:r w:rsidR="000E2856" w:rsidRPr="00FD04FB">
        <w:rPr>
          <w:rFonts w:ascii="Arial" w:hAnsi="Arial"/>
        </w:rPr>
        <w:t>shall continue in force in accordance with their terms, notwithstanding the termination of this Agreement for any reason.</w:t>
      </w:r>
    </w:p>
    <w:p w14:paraId="5AB8BA40" w14:textId="77777777" w:rsidR="000E2856" w:rsidRDefault="000E2856" w:rsidP="000E2856">
      <w:pPr>
        <w:spacing w:line="259" w:lineRule="auto"/>
        <w:ind w:left="720" w:hanging="720"/>
        <w:jc w:val="both"/>
        <w:rPr>
          <w:rFonts w:ascii="Arial" w:hAnsi="Arial"/>
        </w:rPr>
      </w:pPr>
    </w:p>
    <w:p w14:paraId="7BCE148B" w14:textId="77777777" w:rsidR="000157F1" w:rsidRDefault="000157F1" w:rsidP="000E2856">
      <w:pPr>
        <w:spacing w:line="259" w:lineRule="auto"/>
        <w:ind w:left="720" w:hanging="720"/>
        <w:jc w:val="both"/>
        <w:rPr>
          <w:rFonts w:ascii="Arial" w:hAnsi="Arial"/>
        </w:rPr>
      </w:pPr>
    </w:p>
    <w:p w14:paraId="2BF71CE5" w14:textId="543CAC3E" w:rsidR="000E2856" w:rsidRDefault="003B0485" w:rsidP="00E27BC6">
      <w:pPr>
        <w:pStyle w:val="Heading2"/>
        <w:jc w:val="left"/>
      </w:pPr>
      <w:r>
        <w:t>1</w:t>
      </w:r>
      <w:r w:rsidR="008E7BCB">
        <w:t>6</w:t>
      </w:r>
      <w:r w:rsidR="000E2856">
        <w:tab/>
        <w:t>ASSIGNMENT</w:t>
      </w:r>
    </w:p>
    <w:p w14:paraId="421C5588" w14:textId="77777777" w:rsidR="000E2856" w:rsidRDefault="000E2856" w:rsidP="000E2856">
      <w:pPr>
        <w:spacing w:line="259" w:lineRule="auto"/>
        <w:ind w:left="720" w:hanging="720"/>
        <w:jc w:val="both"/>
        <w:rPr>
          <w:rFonts w:ascii="Arial" w:hAnsi="Arial"/>
        </w:rPr>
      </w:pPr>
    </w:p>
    <w:p w14:paraId="540A222A" w14:textId="0E10B888" w:rsidR="000E2856" w:rsidRDefault="000E2856" w:rsidP="00D524AE">
      <w:pPr>
        <w:spacing w:line="259" w:lineRule="auto"/>
        <w:ind w:left="720" w:hanging="720"/>
        <w:jc w:val="both"/>
        <w:rPr>
          <w:rFonts w:ascii="Arial" w:hAnsi="Arial"/>
        </w:rPr>
      </w:pPr>
      <w:r>
        <w:rPr>
          <w:rFonts w:ascii="Arial" w:hAnsi="Arial"/>
        </w:rPr>
        <w:tab/>
        <w:t xml:space="preserve">Neither this Agreement, nor any rights </w:t>
      </w:r>
      <w:ins w:id="573" w:author="Samantha" w:date="2026-08-31T20:01:00Z" w16du:dateUtc="2026-08-31T12:01:00Z">
        <w:r w:rsidR="00FB35E8">
          <w:rPr>
            <w:rFonts w:ascii="Arial" w:hAnsi="Arial"/>
          </w:rPr>
          <w:t xml:space="preserve">or obligations </w:t>
        </w:r>
      </w:ins>
      <w:r>
        <w:rPr>
          <w:rFonts w:ascii="Arial" w:hAnsi="Arial"/>
        </w:rPr>
        <w:t xml:space="preserve">hereunder, may be assigned directly or indirectly by either </w:t>
      </w:r>
      <w:ins w:id="574" w:author="Samantha" w:date="2026-08-31T20:01:00Z" w16du:dateUtc="2026-08-31T12:01:00Z">
        <w:r w:rsidR="00FB35E8">
          <w:rPr>
            <w:rFonts w:ascii="Arial" w:hAnsi="Arial"/>
          </w:rPr>
          <w:t xml:space="preserve">Party </w:t>
        </w:r>
      </w:ins>
      <w:del w:id="575" w:author="Samantha" w:date="2026-08-31T20:01:00Z" w16du:dateUtc="2026-08-31T12:01:00Z">
        <w:r w:rsidDel="00FB35E8">
          <w:rPr>
            <w:rFonts w:ascii="Arial" w:hAnsi="Arial"/>
          </w:rPr>
          <w:delText>of the Parties</w:delText>
        </w:r>
      </w:del>
      <w:r>
        <w:rPr>
          <w:rFonts w:ascii="Arial" w:hAnsi="Arial"/>
        </w:rPr>
        <w:t xml:space="preserve"> without first receiving the written consent of the other</w:t>
      </w:r>
      <w:del w:id="576" w:author="Samantha" w:date="2026-08-31T20:01:00Z" w16du:dateUtc="2026-08-31T12:01:00Z">
        <w:r w:rsidDel="00FB35E8">
          <w:rPr>
            <w:rFonts w:ascii="Arial" w:hAnsi="Arial"/>
          </w:rPr>
          <w:delText xml:space="preserve"> Parties</w:delText>
        </w:r>
      </w:del>
      <w:ins w:id="577" w:author="Samantha" w:date="2026-08-31T20:01:00Z" w16du:dateUtc="2026-08-31T12:01:00Z">
        <w:r w:rsidR="00FB35E8">
          <w:rPr>
            <w:rFonts w:ascii="Arial" w:hAnsi="Arial"/>
          </w:rPr>
          <w:t xml:space="preserve"> Party</w:t>
        </w:r>
      </w:ins>
      <w:ins w:id="578" w:author="Samantha" w:date="2026-09-02T21:02:00Z" w16du:dateUtc="2026-09-02T13:02:00Z">
        <w:r w:rsidR="00D524AE" w:rsidRPr="00D524AE">
          <w:rPr>
            <w:rFonts w:ascii="Arial" w:hAnsi="Arial"/>
          </w:rPr>
          <w:t xml:space="preserve">, </w:t>
        </w:r>
        <w:commentRangeStart w:id="579"/>
        <w:r w:rsidR="00D524AE" w:rsidRPr="00D524AE">
          <w:rPr>
            <w:rFonts w:ascii="Arial" w:hAnsi="Arial"/>
          </w:rPr>
          <w:t>which</w:t>
        </w:r>
      </w:ins>
      <w:commentRangeEnd w:id="579"/>
      <w:r w:rsidR="00F06677" w:rsidRPr="00D524AE">
        <w:rPr>
          <w:rStyle w:val="CommentReference"/>
          <w:rFonts w:ascii="Arial" w:hAnsi="Arial"/>
          <w:sz w:val="20"/>
          <w:szCs w:val="20"/>
        </w:rPr>
        <w:commentReference w:id="579"/>
      </w:r>
      <w:ins w:id="580" w:author="Samantha" w:date="2026-09-02T21:02:00Z" w16du:dateUtc="2026-09-02T13:02:00Z">
        <w:r w:rsidR="00D524AE" w:rsidRPr="00D524AE">
          <w:rPr>
            <w:rFonts w:ascii="Arial" w:hAnsi="Arial"/>
          </w:rPr>
          <w:t xml:space="preserve"> consent shall not be unreasonably withheld</w:t>
        </w:r>
      </w:ins>
      <w:r>
        <w:rPr>
          <w:rFonts w:ascii="Arial" w:hAnsi="Arial"/>
        </w:rPr>
        <w:t>.</w:t>
      </w:r>
      <w:ins w:id="581" w:author="Samantha" w:date="2026-09-02T21:02:00Z" w16du:dateUtc="2026-09-02T13:02:00Z">
        <w:r w:rsidR="00D524AE">
          <w:rPr>
            <w:rFonts w:ascii="Arial" w:hAnsi="Arial"/>
          </w:rPr>
          <w:t xml:space="preserve"> </w:t>
        </w:r>
        <w:r w:rsidR="00D524AE" w:rsidRPr="00D524AE">
          <w:rPr>
            <w:rFonts w:ascii="Arial" w:hAnsi="Arial"/>
          </w:rPr>
          <w:t xml:space="preserve">Notwithstanding the foregoing, and without consent of the other Party, (i) </w:t>
        </w:r>
        <w:r w:rsidR="00D524AE" w:rsidRPr="00FB35E8">
          <w:rPr>
            <w:rFonts w:ascii="Arial" w:hAnsi="Arial"/>
          </w:rPr>
          <w:t xml:space="preserve">Company </w:t>
        </w:r>
        <w:r w:rsidR="00D524AE" w:rsidRPr="00D524AE">
          <w:rPr>
            <w:rFonts w:ascii="Arial" w:hAnsi="Arial"/>
          </w:rPr>
          <w:t xml:space="preserve">may assign this Agreement, transfer its obligations or assign its rights hereunder to one of its Affiliates; and (ii) </w:t>
        </w:r>
        <w:r w:rsidR="00D524AE" w:rsidRPr="00FB35E8">
          <w:rPr>
            <w:rFonts w:ascii="Arial" w:hAnsi="Arial"/>
          </w:rPr>
          <w:t xml:space="preserve">Company </w:t>
        </w:r>
        <w:r w:rsidR="00D524AE" w:rsidRPr="00D524AE">
          <w:rPr>
            <w:rFonts w:ascii="Arial" w:hAnsi="Arial"/>
          </w:rPr>
          <w:t>may assign this Agreement, transfer its obligations or assign its rights hereunder to a third party to whom all or substantially all assets of the business unit performing this Agreement are transferred.</w:t>
        </w:r>
      </w:ins>
      <w:r>
        <w:rPr>
          <w:rFonts w:ascii="Arial" w:hAnsi="Arial"/>
        </w:rPr>
        <w:t xml:space="preserve"> </w:t>
      </w:r>
    </w:p>
    <w:p w14:paraId="23CD8458" w14:textId="77777777" w:rsidR="000E2856" w:rsidRDefault="000E2856" w:rsidP="000E2856">
      <w:pPr>
        <w:spacing w:line="259" w:lineRule="auto"/>
        <w:ind w:left="720" w:hanging="720"/>
        <w:jc w:val="both"/>
        <w:rPr>
          <w:rFonts w:ascii="Arial" w:hAnsi="Arial"/>
        </w:rPr>
      </w:pPr>
    </w:p>
    <w:p w14:paraId="1E5AEAB4" w14:textId="77777777" w:rsidR="000157F1" w:rsidRDefault="000157F1" w:rsidP="000E2856">
      <w:pPr>
        <w:spacing w:line="259" w:lineRule="auto"/>
        <w:ind w:left="720" w:hanging="720"/>
        <w:jc w:val="both"/>
        <w:rPr>
          <w:rFonts w:ascii="Arial" w:hAnsi="Arial"/>
        </w:rPr>
      </w:pPr>
    </w:p>
    <w:p w14:paraId="20EAC0DA" w14:textId="01D73686" w:rsidR="000E2856" w:rsidRDefault="003B0485" w:rsidP="00E27BC6">
      <w:pPr>
        <w:pStyle w:val="Heading2"/>
        <w:jc w:val="left"/>
      </w:pPr>
      <w:r>
        <w:t>1</w:t>
      </w:r>
      <w:r w:rsidR="008E7BCB">
        <w:t>7</w:t>
      </w:r>
      <w:r w:rsidR="000E2856">
        <w:tab/>
        <w:t>FORCE MAJEURE</w:t>
      </w:r>
    </w:p>
    <w:p w14:paraId="68F52D48" w14:textId="77777777" w:rsidR="000E2856" w:rsidRDefault="000E2856" w:rsidP="000E2856">
      <w:pPr>
        <w:spacing w:line="259" w:lineRule="auto"/>
        <w:ind w:left="720" w:hanging="720"/>
        <w:jc w:val="both"/>
        <w:rPr>
          <w:rFonts w:ascii="Arial" w:hAnsi="Arial"/>
        </w:rPr>
      </w:pPr>
    </w:p>
    <w:p w14:paraId="20D704F1" w14:textId="0F92824B" w:rsidR="000E2856" w:rsidRDefault="003B0485" w:rsidP="000E2856">
      <w:pPr>
        <w:spacing w:line="259" w:lineRule="auto"/>
        <w:ind w:left="720" w:hanging="720"/>
        <w:jc w:val="both"/>
        <w:rPr>
          <w:rFonts w:ascii="Arial" w:hAnsi="Arial"/>
        </w:rPr>
      </w:pPr>
      <w:r>
        <w:rPr>
          <w:rFonts w:ascii="Arial" w:hAnsi="Arial"/>
        </w:rPr>
        <w:t>1</w:t>
      </w:r>
      <w:r w:rsidR="008E7BCB">
        <w:rPr>
          <w:rFonts w:ascii="Arial" w:hAnsi="Arial"/>
        </w:rPr>
        <w:t>7</w:t>
      </w:r>
      <w:r w:rsidR="000E2856">
        <w:rPr>
          <w:rFonts w:ascii="Arial" w:hAnsi="Arial"/>
        </w:rPr>
        <w:t>.1</w:t>
      </w:r>
      <w:r w:rsidR="000E2856">
        <w:rPr>
          <w:rFonts w:ascii="Arial" w:hAnsi="Arial"/>
        </w:rPr>
        <w:tab/>
        <w:t>Neither Party shall be liable for any</w:t>
      </w:r>
      <w:commentRangeStart w:id="582"/>
      <w:r w:rsidR="000E2856">
        <w:rPr>
          <w:rFonts w:ascii="Arial" w:hAnsi="Arial"/>
        </w:rPr>
        <w:t xml:space="preserve"> </w:t>
      </w:r>
      <w:commentRangeEnd w:id="582"/>
      <w:r w:rsidR="008602BA">
        <w:rPr>
          <w:rStyle w:val="CommentReference"/>
          <w:rFonts w:ascii="Arial" w:hAnsi="Arial"/>
          <w:sz w:val="20"/>
          <w:szCs w:val="20"/>
        </w:rPr>
        <w:commentReference w:id="582"/>
      </w:r>
      <w:ins w:id="583" w:author="Samantha" w:date="2026-08-31T20:03:00Z" w16du:dateUtc="2026-08-31T12:03:00Z">
        <w:r w:rsidR="00FB35E8">
          <w:rPr>
            <w:rFonts w:ascii="Arial" w:hAnsi="Arial"/>
          </w:rPr>
          <w:t xml:space="preserve">delay or </w:t>
        </w:r>
      </w:ins>
      <w:r w:rsidR="000E2856">
        <w:rPr>
          <w:rFonts w:ascii="Arial" w:hAnsi="Arial"/>
        </w:rPr>
        <w:t xml:space="preserve">failure to perform its obligations under this Agreement </w:t>
      </w:r>
      <w:ins w:id="584" w:author="Samantha" w:date="2026-08-31T20:03:00Z" w16du:dateUtc="2026-08-31T12:03:00Z">
        <w:r w:rsidR="00FB35E8">
          <w:rPr>
            <w:rFonts w:ascii="Arial" w:hAnsi="Arial"/>
          </w:rPr>
          <w:t xml:space="preserve">to the extent such </w:t>
        </w:r>
      </w:ins>
      <w:ins w:id="585" w:author="Samantha" w:date="2026-08-31T20:04:00Z" w16du:dateUtc="2026-08-31T12:04:00Z">
        <w:r w:rsidR="00FB35E8">
          <w:rPr>
            <w:rFonts w:ascii="Arial" w:hAnsi="Arial"/>
          </w:rPr>
          <w:t xml:space="preserve">delay or </w:t>
        </w:r>
      </w:ins>
      <w:del w:id="586" w:author="Samantha" w:date="2026-08-31T20:04:00Z" w16du:dateUtc="2026-08-31T12:04:00Z">
        <w:r w:rsidR="000E2856" w:rsidDel="00FB35E8">
          <w:rPr>
            <w:rFonts w:ascii="Arial" w:hAnsi="Arial"/>
          </w:rPr>
          <w:delText xml:space="preserve">if the </w:delText>
        </w:r>
      </w:del>
      <w:r w:rsidR="000E2856">
        <w:rPr>
          <w:rFonts w:ascii="Arial" w:hAnsi="Arial"/>
        </w:rPr>
        <w:t>failure results from event</w:t>
      </w:r>
      <w:ins w:id="587" w:author="Samantha" w:date="2026-08-31T20:05:00Z" w16du:dateUtc="2026-08-31T12:05:00Z">
        <w:r w:rsidR="00FB35E8">
          <w:rPr>
            <w:rFonts w:ascii="Arial" w:hAnsi="Arial"/>
          </w:rPr>
          <w:t>(</w:t>
        </w:r>
      </w:ins>
      <w:r w:rsidR="000E2856">
        <w:rPr>
          <w:rFonts w:ascii="Arial" w:hAnsi="Arial"/>
        </w:rPr>
        <w:t>s</w:t>
      </w:r>
      <w:ins w:id="588" w:author="Samantha" w:date="2026-08-31T20:05:00Z" w16du:dateUtc="2026-08-31T12:05:00Z">
        <w:r w:rsidR="00FB35E8">
          <w:rPr>
            <w:rFonts w:ascii="Arial" w:hAnsi="Arial"/>
          </w:rPr>
          <w:t>)</w:t>
        </w:r>
      </w:ins>
      <w:r w:rsidR="000E2856">
        <w:rPr>
          <w:rFonts w:ascii="Arial" w:hAnsi="Arial"/>
        </w:rPr>
        <w:t xml:space="preserve"> beyond the reasonable control of either of the Parties. For the purpose of this Agreement, such events shall include, but not necessarily be limited to, strikes, lock-outs or other labour disputes, civil disturbances, actions or inactions of government authorities or suppliers, epidemics,</w:t>
      </w:r>
      <w:r w:rsidR="00445481">
        <w:rPr>
          <w:rFonts w:ascii="Arial" w:hAnsi="Arial"/>
        </w:rPr>
        <w:t xml:space="preserve"> pandemics,</w:t>
      </w:r>
      <w:r w:rsidR="000E2856">
        <w:rPr>
          <w:rFonts w:ascii="Arial" w:hAnsi="Arial"/>
        </w:rPr>
        <w:t xml:space="preserve"> wars, embargoes, acts of God or other catastrophes </w:t>
      </w:r>
      <w:r w:rsidR="004B70DB">
        <w:rPr>
          <w:rFonts w:ascii="Arial" w:hAnsi="Arial"/>
        </w:rPr>
        <w:t>("</w:t>
      </w:r>
      <w:r w:rsidR="00BF4ED9">
        <w:rPr>
          <w:rFonts w:ascii="Arial" w:hAnsi="Arial"/>
          <w:b/>
        </w:rPr>
        <w:t>Force Majeure E</w:t>
      </w:r>
      <w:r w:rsidR="000E2856" w:rsidRPr="00BF4ED9">
        <w:rPr>
          <w:rFonts w:ascii="Arial" w:hAnsi="Arial"/>
          <w:b/>
        </w:rPr>
        <w:t>vent</w:t>
      </w:r>
      <w:r w:rsidR="004B70DB">
        <w:rPr>
          <w:rFonts w:ascii="Arial" w:hAnsi="Arial"/>
        </w:rPr>
        <w:t>").</w:t>
      </w:r>
    </w:p>
    <w:p w14:paraId="73E54699" w14:textId="77777777" w:rsidR="000E2856" w:rsidRDefault="000E2856" w:rsidP="000E2856">
      <w:pPr>
        <w:spacing w:line="259" w:lineRule="auto"/>
        <w:ind w:left="720" w:hanging="720"/>
        <w:jc w:val="both"/>
        <w:rPr>
          <w:rFonts w:ascii="Arial" w:hAnsi="Arial"/>
        </w:rPr>
      </w:pPr>
    </w:p>
    <w:p w14:paraId="3DD24C80" w14:textId="1C274C8A" w:rsidR="000E2856" w:rsidRDefault="003B0485" w:rsidP="000E2856">
      <w:pPr>
        <w:spacing w:line="259" w:lineRule="auto"/>
        <w:ind w:left="720" w:hanging="720"/>
        <w:jc w:val="both"/>
        <w:rPr>
          <w:rFonts w:ascii="Arial" w:hAnsi="Arial"/>
        </w:rPr>
      </w:pPr>
      <w:r>
        <w:rPr>
          <w:rFonts w:ascii="Arial" w:hAnsi="Arial"/>
        </w:rPr>
        <w:t>1</w:t>
      </w:r>
      <w:r w:rsidR="008E7BCB">
        <w:rPr>
          <w:rFonts w:ascii="Arial" w:hAnsi="Arial"/>
        </w:rPr>
        <w:t>7</w:t>
      </w:r>
      <w:r w:rsidR="000E2856">
        <w:rPr>
          <w:rFonts w:ascii="Arial" w:hAnsi="Arial"/>
        </w:rPr>
        <w:t>.2</w:t>
      </w:r>
      <w:r w:rsidR="000E2856">
        <w:rPr>
          <w:rFonts w:ascii="Arial" w:hAnsi="Arial"/>
        </w:rPr>
        <w:tab/>
        <w:t>The respective obligations of either Party hereunder shall be suspended during the time and to the extent that such Party is prevented from complyin</w:t>
      </w:r>
      <w:r w:rsidR="00533295">
        <w:rPr>
          <w:rFonts w:ascii="Arial" w:hAnsi="Arial"/>
        </w:rPr>
        <w:t>g therewith by a Force Majeure E</w:t>
      </w:r>
      <w:r w:rsidR="000E2856">
        <w:rPr>
          <w:rFonts w:ascii="Arial" w:hAnsi="Arial"/>
        </w:rPr>
        <w:t>vent provided that such Party shall have given written notice thereof, specifying the nature and details of such event and the probable extent of the delay to the other Party.</w:t>
      </w:r>
    </w:p>
    <w:p w14:paraId="47CD9A26" w14:textId="77777777" w:rsidR="000E2856" w:rsidRDefault="000E2856" w:rsidP="000E2856">
      <w:pPr>
        <w:spacing w:line="259" w:lineRule="auto"/>
        <w:ind w:left="720" w:hanging="720"/>
        <w:jc w:val="both"/>
        <w:rPr>
          <w:rFonts w:ascii="Arial" w:hAnsi="Arial"/>
        </w:rPr>
      </w:pPr>
    </w:p>
    <w:p w14:paraId="359F80DE" w14:textId="3D5BF2F0" w:rsidR="000E2856" w:rsidRDefault="003B0485" w:rsidP="000E2856">
      <w:pPr>
        <w:spacing w:line="259" w:lineRule="auto"/>
        <w:ind w:left="720" w:hanging="720"/>
        <w:jc w:val="both"/>
        <w:rPr>
          <w:rFonts w:ascii="Arial" w:hAnsi="Arial"/>
        </w:rPr>
      </w:pPr>
      <w:r>
        <w:rPr>
          <w:rFonts w:ascii="Arial" w:hAnsi="Arial"/>
        </w:rPr>
        <w:t>1</w:t>
      </w:r>
      <w:r w:rsidR="008E7BCB">
        <w:rPr>
          <w:rFonts w:ascii="Arial" w:hAnsi="Arial"/>
        </w:rPr>
        <w:t>7</w:t>
      </w:r>
      <w:r w:rsidR="00533295">
        <w:rPr>
          <w:rFonts w:ascii="Arial" w:hAnsi="Arial"/>
        </w:rPr>
        <w:t>.3</w:t>
      </w:r>
      <w:r w:rsidR="00533295">
        <w:rPr>
          <w:rFonts w:ascii="Arial" w:hAnsi="Arial"/>
        </w:rPr>
        <w:tab/>
        <w:t>In case of a Force Majeure E</w:t>
      </w:r>
      <w:r w:rsidR="000E2856">
        <w:rPr>
          <w:rFonts w:ascii="Arial" w:hAnsi="Arial"/>
        </w:rPr>
        <w:t>vent the time for performance required by either Party under this Agreement shall be extended for any period during which the performance is prevented by the event. However, the other Party may terminate this Agreement by notice if such an event, which prevents performance, continues for more than thirty (30) days</w:t>
      </w:r>
      <w:r w:rsidR="00445481">
        <w:rPr>
          <w:rFonts w:ascii="Arial" w:hAnsi="Arial"/>
        </w:rPr>
        <w:t xml:space="preserve"> in which event, provisions of Clause </w:t>
      </w:r>
      <w:r w:rsidR="00445481">
        <w:rPr>
          <w:rFonts w:ascii="Arial" w:hAnsi="Arial"/>
        </w:rPr>
        <w:lastRenderedPageBreak/>
        <w:t>15 apply</w:t>
      </w:r>
      <w:r w:rsidR="000E2856">
        <w:rPr>
          <w:rFonts w:ascii="Arial" w:hAnsi="Arial"/>
        </w:rPr>
        <w:t>.</w:t>
      </w:r>
    </w:p>
    <w:p w14:paraId="431F8F0D" w14:textId="77777777" w:rsidR="00FD04FB" w:rsidRDefault="00FD04FB" w:rsidP="000E2856">
      <w:pPr>
        <w:spacing w:line="259" w:lineRule="auto"/>
        <w:ind w:left="720" w:hanging="720"/>
        <w:jc w:val="both"/>
        <w:rPr>
          <w:rFonts w:ascii="Arial" w:hAnsi="Arial"/>
        </w:rPr>
      </w:pPr>
    </w:p>
    <w:p w14:paraId="2CBFCDBA" w14:textId="77777777" w:rsidR="000E2856" w:rsidRDefault="000E2856" w:rsidP="000E2856">
      <w:pPr>
        <w:spacing w:line="259" w:lineRule="auto"/>
        <w:jc w:val="both"/>
        <w:rPr>
          <w:rFonts w:ascii="Arial" w:hAnsi="Arial"/>
        </w:rPr>
      </w:pPr>
    </w:p>
    <w:p w14:paraId="5544108A" w14:textId="57B36CD3" w:rsidR="000E2856" w:rsidRDefault="003B0485" w:rsidP="00E27BC6">
      <w:pPr>
        <w:pStyle w:val="Heading2"/>
        <w:jc w:val="left"/>
      </w:pPr>
      <w:r>
        <w:t>1</w:t>
      </w:r>
      <w:r w:rsidR="008E7BCB">
        <w:t>8</w:t>
      </w:r>
      <w:r w:rsidR="000E2856">
        <w:tab/>
      </w:r>
      <w:r w:rsidR="00445481">
        <w:t>DISPUTE RESOLUTION/</w:t>
      </w:r>
      <w:r w:rsidR="000E2856">
        <w:t>ARBITRATION</w:t>
      </w:r>
    </w:p>
    <w:p w14:paraId="2F3B7246" w14:textId="77777777" w:rsidR="000E2856" w:rsidRDefault="000E2856" w:rsidP="000E2856">
      <w:pPr>
        <w:spacing w:line="259" w:lineRule="auto"/>
        <w:ind w:left="720" w:hanging="720"/>
        <w:jc w:val="both"/>
        <w:rPr>
          <w:rFonts w:ascii="Arial" w:hAnsi="Arial"/>
        </w:rPr>
      </w:pPr>
    </w:p>
    <w:p w14:paraId="169BAFBD" w14:textId="7E874B57" w:rsidR="000E2856" w:rsidRDefault="003B0485" w:rsidP="000E2856">
      <w:pPr>
        <w:spacing w:line="259" w:lineRule="auto"/>
        <w:ind w:left="720" w:hanging="720"/>
        <w:jc w:val="both"/>
        <w:rPr>
          <w:rFonts w:ascii="Arial" w:hAnsi="Arial"/>
        </w:rPr>
      </w:pPr>
      <w:r>
        <w:rPr>
          <w:rFonts w:ascii="Arial" w:hAnsi="Arial"/>
        </w:rPr>
        <w:t>1</w:t>
      </w:r>
      <w:r w:rsidR="008E7BCB">
        <w:rPr>
          <w:rFonts w:ascii="Arial" w:hAnsi="Arial"/>
        </w:rPr>
        <w:t>8</w:t>
      </w:r>
      <w:r w:rsidR="000E2856">
        <w:rPr>
          <w:rFonts w:ascii="Arial" w:hAnsi="Arial"/>
        </w:rPr>
        <w:t>.1</w:t>
      </w:r>
      <w:r w:rsidR="000E2856">
        <w:rPr>
          <w:rFonts w:ascii="Arial" w:hAnsi="Arial"/>
        </w:rPr>
        <w:tab/>
        <w:t>In the event of any difference or dispute arising between the Parties relating to the validity, interpretation, construction or performance of this Agreement, the Parties shall use their best endeavours to settle amicably such difference or dispute by consultation and negotiation.</w:t>
      </w:r>
    </w:p>
    <w:p w14:paraId="6DB1A3FF" w14:textId="77777777" w:rsidR="000E2856" w:rsidRDefault="000E2856" w:rsidP="000E2856">
      <w:pPr>
        <w:spacing w:line="259" w:lineRule="auto"/>
        <w:ind w:left="720" w:hanging="720"/>
        <w:jc w:val="both"/>
        <w:rPr>
          <w:rFonts w:ascii="Arial" w:hAnsi="Arial"/>
        </w:rPr>
      </w:pPr>
    </w:p>
    <w:p w14:paraId="52ED72A2" w14:textId="3CAB3B1A" w:rsidR="000E2856" w:rsidRDefault="003B0485" w:rsidP="000E2856">
      <w:pPr>
        <w:spacing w:line="259" w:lineRule="auto"/>
        <w:ind w:left="720" w:hanging="720"/>
        <w:jc w:val="both"/>
        <w:rPr>
          <w:rFonts w:ascii="Arial" w:hAnsi="Arial"/>
        </w:rPr>
      </w:pPr>
      <w:r>
        <w:rPr>
          <w:rFonts w:ascii="Arial" w:hAnsi="Arial"/>
        </w:rPr>
        <w:t>1</w:t>
      </w:r>
      <w:r w:rsidR="008E7BCB">
        <w:rPr>
          <w:rFonts w:ascii="Arial" w:hAnsi="Arial"/>
        </w:rPr>
        <w:t>8</w:t>
      </w:r>
      <w:r w:rsidR="000E2856">
        <w:rPr>
          <w:rFonts w:ascii="Arial" w:hAnsi="Arial"/>
        </w:rPr>
        <w:t>.2</w:t>
      </w:r>
      <w:r w:rsidR="000E2856">
        <w:rPr>
          <w:rFonts w:ascii="Arial" w:hAnsi="Arial"/>
        </w:rPr>
        <w:tab/>
        <w:t xml:space="preserve">Any dispute which cannot be resolved by amicable settlement between the Parties arising out of or in connection with this Agreement, including any question regarding its existence, validity or termination, shall be referred to and finally resolved by arbitration in Singapore in accordance with the Arbitration Rules of the Singapore International Arbitration Centre for the time being in force which rules are deemed to be incorporated by reference to this clause. </w:t>
      </w:r>
      <w:ins w:id="589" w:author="Samantha" w:date="2026-09-02T20:23:00Z" w16du:dateUtc="2026-09-02T12:23:00Z">
        <w:r w:rsidR="00FC1103" w:rsidRPr="00FC1103">
          <w:rPr>
            <w:rFonts w:ascii="Arial" w:hAnsi="Arial"/>
          </w:rPr>
          <w:t xml:space="preserve">The seat of arbitration shall be Singapore. </w:t>
        </w:r>
      </w:ins>
      <w:r w:rsidR="000E2856">
        <w:rPr>
          <w:rFonts w:ascii="Arial" w:hAnsi="Arial"/>
        </w:rPr>
        <w:t>The language of the arbitration shall be English. Any award made hereunder shall be final and binding upon the Parties hereto and judgment on such award may be entered into any court or tribunal having jurisdiction thereof.</w:t>
      </w:r>
    </w:p>
    <w:p w14:paraId="7A539A92" w14:textId="77777777" w:rsidR="00FD04FB" w:rsidRDefault="00FD04FB" w:rsidP="000E2856">
      <w:pPr>
        <w:spacing w:line="259" w:lineRule="auto"/>
        <w:ind w:left="720" w:hanging="720"/>
        <w:jc w:val="both"/>
        <w:rPr>
          <w:rFonts w:ascii="Arial" w:hAnsi="Arial"/>
        </w:rPr>
      </w:pPr>
    </w:p>
    <w:p w14:paraId="745DDE8D" w14:textId="77777777" w:rsidR="000E2856" w:rsidRDefault="000E2856" w:rsidP="000E2856">
      <w:pPr>
        <w:spacing w:line="259" w:lineRule="auto"/>
        <w:ind w:left="720" w:hanging="720"/>
        <w:jc w:val="both"/>
        <w:rPr>
          <w:rFonts w:ascii="Arial" w:hAnsi="Arial"/>
        </w:rPr>
      </w:pPr>
    </w:p>
    <w:p w14:paraId="502FCFD1" w14:textId="0B4AE433" w:rsidR="000E2856" w:rsidRDefault="008E7BCB" w:rsidP="00E27BC6">
      <w:pPr>
        <w:pStyle w:val="Heading2"/>
        <w:jc w:val="left"/>
      </w:pPr>
      <w:del w:id="590" w:author="Samantha" w:date="2026-08-27T17:16:00Z" w16du:dateUtc="2026-08-27T09:16:00Z">
        <w:r w:rsidDel="009E4660">
          <w:delText>10</w:delText>
        </w:r>
      </w:del>
      <w:ins w:id="591" w:author="Samantha" w:date="2026-08-27T17:16:00Z" w16du:dateUtc="2026-08-27T09:16:00Z">
        <w:r w:rsidR="009E4660">
          <w:t>19</w:t>
        </w:r>
      </w:ins>
      <w:r w:rsidR="000E2856">
        <w:tab/>
        <w:t>NOTICE</w:t>
      </w:r>
    </w:p>
    <w:p w14:paraId="554463DC" w14:textId="77777777" w:rsidR="000E2856" w:rsidRDefault="000E2856" w:rsidP="000E2856">
      <w:pPr>
        <w:spacing w:line="259" w:lineRule="auto"/>
        <w:ind w:left="720" w:hanging="720"/>
        <w:jc w:val="both"/>
        <w:rPr>
          <w:rFonts w:ascii="Arial" w:hAnsi="Arial"/>
        </w:rPr>
      </w:pPr>
    </w:p>
    <w:p w14:paraId="3BB7CE15" w14:textId="111C20E2" w:rsidR="00533295" w:rsidRPr="00533295" w:rsidRDefault="008E7BCB" w:rsidP="00276F9D">
      <w:pPr>
        <w:spacing w:line="259" w:lineRule="auto"/>
        <w:ind w:left="720" w:hanging="720"/>
        <w:jc w:val="both"/>
        <w:rPr>
          <w:rFonts w:ascii="Arial" w:hAnsi="Arial"/>
        </w:rPr>
      </w:pPr>
      <w:r>
        <w:rPr>
          <w:rFonts w:ascii="Arial" w:hAnsi="Arial"/>
        </w:rPr>
        <w:t>19</w:t>
      </w:r>
      <w:r w:rsidR="00276F9D">
        <w:rPr>
          <w:rFonts w:ascii="Arial" w:hAnsi="Arial"/>
        </w:rPr>
        <w:t xml:space="preserve">.1 </w:t>
      </w:r>
      <w:r w:rsidR="00276F9D">
        <w:rPr>
          <w:rFonts w:ascii="Arial" w:hAnsi="Arial"/>
        </w:rPr>
        <w:tab/>
      </w:r>
      <w:r w:rsidR="00533295">
        <w:rPr>
          <w:rFonts w:ascii="Arial" w:hAnsi="Arial" w:cs="Arial"/>
          <w:lang w:val="en-SG"/>
        </w:rPr>
        <w:t xml:space="preserve">Every </w:t>
      </w:r>
      <w:r w:rsidR="00533295">
        <w:rPr>
          <w:rFonts w:ascii="Arial" w:hAnsi="Arial" w:cs="Arial"/>
        </w:rPr>
        <w:t>notice</w:t>
      </w:r>
      <w:r w:rsidR="00533295">
        <w:rPr>
          <w:rFonts w:ascii="Arial" w:hAnsi="Arial"/>
        </w:rPr>
        <w:t xml:space="preserve"> and </w:t>
      </w:r>
      <w:r w:rsidR="00533295">
        <w:rPr>
          <w:rFonts w:ascii="Arial" w:hAnsi="Arial" w:cs="Arial"/>
        </w:rPr>
        <w:t>other</w:t>
      </w:r>
      <w:r w:rsidR="00533295">
        <w:rPr>
          <w:rFonts w:ascii="Arial" w:hAnsi="Arial"/>
        </w:rPr>
        <w:t xml:space="preserve"> </w:t>
      </w:r>
      <w:r w:rsidR="00533295">
        <w:rPr>
          <w:rFonts w:ascii="Arial" w:hAnsi="Arial"/>
          <w:lang w:val="en-SG"/>
        </w:rPr>
        <w:t xml:space="preserve">communication </w:t>
      </w:r>
      <w:r w:rsidR="00533295">
        <w:rPr>
          <w:rFonts w:ascii="Arial" w:hAnsi="Arial" w:cs="Arial"/>
        </w:rPr>
        <w:t>made in connection with</w:t>
      </w:r>
      <w:r w:rsidR="00533295">
        <w:rPr>
          <w:rFonts w:ascii="Arial" w:hAnsi="Arial"/>
        </w:rPr>
        <w:t xml:space="preserve"> </w:t>
      </w:r>
      <w:r w:rsidR="00533295">
        <w:rPr>
          <w:rFonts w:ascii="Arial" w:hAnsi="Arial"/>
          <w:lang w:val="en-SG"/>
        </w:rPr>
        <w:t xml:space="preserve">this Agreement shall be made </w:t>
      </w:r>
      <w:r w:rsidR="00533295">
        <w:rPr>
          <w:rFonts w:ascii="Arial" w:hAnsi="Arial" w:cs="Arial"/>
          <w:lang w:val="en-SG"/>
        </w:rPr>
        <w:t>in writing</w:t>
      </w:r>
      <w:r w:rsidR="00533295">
        <w:rPr>
          <w:rFonts w:ascii="Arial" w:hAnsi="Arial" w:cs="Arial"/>
        </w:rPr>
        <w:t xml:space="preserve"> in the English language</w:t>
      </w:r>
      <w:r w:rsidR="00533295">
        <w:rPr>
          <w:rFonts w:ascii="Arial" w:hAnsi="Arial" w:cs="Arial"/>
          <w:lang w:val="en-SG"/>
        </w:rPr>
        <w:t xml:space="preserve"> either </w:t>
      </w:r>
      <w:r w:rsidR="00533295">
        <w:rPr>
          <w:rFonts w:ascii="Arial" w:hAnsi="Arial"/>
          <w:lang w:val="en-SG"/>
        </w:rPr>
        <w:t>by facsimile</w:t>
      </w:r>
      <w:r w:rsidR="00533295">
        <w:rPr>
          <w:rFonts w:ascii="Arial" w:hAnsi="Arial" w:cs="Arial"/>
          <w:lang w:val="en-SG"/>
        </w:rPr>
        <w:t>, hand, pre-paid post (air-mail, if international)</w:t>
      </w:r>
      <w:r w:rsidR="00533295">
        <w:rPr>
          <w:rFonts w:ascii="Arial" w:hAnsi="Arial"/>
          <w:lang w:val="en-SG"/>
        </w:rPr>
        <w:t xml:space="preserve"> or </w:t>
      </w:r>
      <w:r w:rsidR="00533295">
        <w:rPr>
          <w:rFonts w:ascii="Arial" w:hAnsi="Arial" w:cs="Arial"/>
          <w:lang w:val="en-SG"/>
        </w:rPr>
        <w:t>electronic mail.</w:t>
      </w:r>
      <w:r w:rsidR="00533295">
        <w:rPr>
          <w:rFonts w:ascii="Arial" w:hAnsi="Arial"/>
          <w:lang w:val="en-SG"/>
        </w:rPr>
        <w:t xml:space="preserve"> Each communication or document to be delivered to </w:t>
      </w:r>
      <w:r w:rsidR="00533295">
        <w:rPr>
          <w:rFonts w:ascii="Arial" w:hAnsi="Arial" w:cs="Arial"/>
        </w:rPr>
        <w:t>any</w:t>
      </w:r>
      <w:r w:rsidR="00533295">
        <w:rPr>
          <w:rFonts w:ascii="Arial" w:hAnsi="Arial"/>
        </w:rPr>
        <w:t xml:space="preserve"> </w:t>
      </w:r>
      <w:r w:rsidR="00533295">
        <w:rPr>
          <w:rFonts w:ascii="Arial" w:hAnsi="Arial"/>
          <w:lang w:val="en-SG"/>
        </w:rPr>
        <w:t xml:space="preserve">Party shall be sent to that Party at </w:t>
      </w:r>
      <w:r w:rsidR="00533295">
        <w:rPr>
          <w:rFonts w:ascii="Arial" w:hAnsi="Arial" w:cs="Arial"/>
          <w:lang w:val="en-SG"/>
        </w:rPr>
        <w:t>its</w:t>
      </w:r>
      <w:r w:rsidR="00533295">
        <w:rPr>
          <w:rFonts w:ascii="Arial" w:hAnsi="Arial"/>
          <w:lang w:val="en-SG"/>
        </w:rPr>
        <w:t xml:space="preserve"> facsimile number or </w:t>
      </w:r>
      <w:r w:rsidR="00533295">
        <w:rPr>
          <w:rFonts w:ascii="Arial" w:hAnsi="Arial" w:cs="Arial"/>
          <w:lang w:val="en-SG"/>
        </w:rPr>
        <w:t xml:space="preserve">physical or electronic mailing </w:t>
      </w:r>
      <w:r w:rsidR="00533295">
        <w:rPr>
          <w:rFonts w:ascii="Arial" w:hAnsi="Arial"/>
          <w:lang w:val="en-SG"/>
        </w:rPr>
        <w:t>address</w:t>
      </w:r>
      <w:r w:rsidR="00533295">
        <w:rPr>
          <w:rFonts w:ascii="Arial" w:hAnsi="Arial" w:cs="Arial"/>
          <w:lang w:val="en-SG"/>
        </w:rPr>
        <w:t xml:space="preserve"> (as the case may be)</w:t>
      </w:r>
      <w:r w:rsidR="00533295">
        <w:rPr>
          <w:rFonts w:ascii="Arial" w:hAnsi="Arial"/>
          <w:lang w:val="en-SG"/>
        </w:rPr>
        <w:t xml:space="preserve"> and marked for the attention of the person (if any), from time to time designated by that Party for the purpose of this Agreement. </w:t>
      </w:r>
      <w:r w:rsidR="00533295">
        <w:rPr>
          <w:rFonts w:ascii="Arial" w:hAnsi="Arial" w:cs="Arial"/>
          <w:noProof/>
        </w:rPr>
        <w:t>The initial physical and electronic mailing addresses and facsimile numbers of the Parties are:</w:t>
      </w:r>
    </w:p>
    <w:p w14:paraId="1569C955" w14:textId="77777777" w:rsidR="00533295" w:rsidRDefault="00533295" w:rsidP="00533295">
      <w:pPr>
        <w:tabs>
          <w:tab w:val="left" w:pos="720"/>
        </w:tabs>
        <w:spacing w:line="264" w:lineRule="auto"/>
        <w:ind w:left="720"/>
        <w:jc w:val="both"/>
        <w:rPr>
          <w:rFonts w:ascii="Arial" w:hAnsi="Arial" w:cs="Arial"/>
          <w:noProof/>
        </w:rPr>
      </w:pPr>
    </w:p>
    <w:tbl>
      <w:tblPr>
        <w:tblW w:w="8748" w:type="dxa"/>
        <w:tblInd w:w="828" w:type="dxa"/>
        <w:tblLayout w:type="fixed"/>
        <w:tblLook w:val="04A0" w:firstRow="1" w:lastRow="0" w:firstColumn="1" w:lastColumn="0" w:noHBand="0" w:noVBand="1"/>
      </w:tblPr>
      <w:tblGrid>
        <w:gridCol w:w="2700"/>
        <w:gridCol w:w="360"/>
        <w:gridCol w:w="5688"/>
        <w:tblGridChange w:id="592">
          <w:tblGrid>
            <w:gridCol w:w="2700"/>
            <w:gridCol w:w="360"/>
            <w:gridCol w:w="5688"/>
          </w:tblGrid>
        </w:tblGridChange>
      </w:tblGrid>
      <w:tr w:rsidR="00533295" w14:paraId="27F45E55" w14:textId="77777777" w:rsidTr="00276F9D">
        <w:tc>
          <w:tcPr>
            <w:tcW w:w="2700" w:type="dxa"/>
          </w:tcPr>
          <w:p w14:paraId="165D8338" w14:textId="77777777" w:rsidR="00533295" w:rsidRDefault="00533295">
            <w:pPr>
              <w:spacing w:line="264" w:lineRule="auto"/>
              <w:jc w:val="both"/>
              <w:rPr>
                <w:rFonts w:ascii="Arial" w:hAnsi="Arial" w:cs="Arial"/>
                <w:noProof/>
                <w:u w:val="single"/>
              </w:rPr>
            </w:pPr>
          </w:p>
          <w:p w14:paraId="1C7FBDCF" w14:textId="77777777" w:rsidR="00533295" w:rsidRDefault="00533295">
            <w:pPr>
              <w:spacing w:line="264" w:lineRule="auto"/>
              <w:jc w:val="both"/>
              <w:rPr>
                <w:rFonts w:ascii="Arial" w:hAnsi="Arial" w:cs="Arial"/>
              </w:rPr>
            </w:pPr>
            <w:r>
              <w:rPr>
                <w:rFonts w:ascii="Arial" w:hAnsi="Arial" w:cs="Arial"/>
                <w:noProof/>
                <w:u w:val="single"/>
              </w:rPr>
              <w:t>Ngee Ann Polytechnic</w:t>
            </w:r>
          </w:p>
        </w:tc>
        <w:tc>
          <w:tcPr>
            <w:tcW w:w="360" w:type="dxa"/>
          </w:tcPr>
          <w:p w14:paraId="6BA16618" w14:textId="77777777" w:rsidR="00533295" w:rsidRDefault="00533295">
            <w:pPr>
              <w:spacing w:line="264" w:lineRule="auto"/>
              <w:jc w:val="both"/>
              <w:rPr>
                <w:rFonts w:ascii="Arial" w:hAnsi="Arial" w:cs="Arial"/>
              </w:rPr>
            </w:pPr>
          </w:p>
        </w:tc>
        <w:tc>
          <w:tcPr>
            <w:tcW w:w="5688" w:type="dxa"/>
          </w:tcPr>
          <w:p w14:paraId="29D693E4" w14:textId="77777777" w:rsidR="00533295" w:rsidRDefault="00533295">
            <w:pPr>
              <w:spacing w:line="264" w:lineRule="auto"/>
              <w:jc w:val="both"/>
              <w:rPr>
                <w:rFonts w:ascii="Arial" w:hAnsi="Arial" w:cs="Arial"/>
              </w:rPr>
            </w:pPr>
          </w:p>
        </w:tc>
      </w:tr>
      <w:tr w:rsidR="00533295" w14:paraId="4D3C429F" w14:textId="77777777" w:rsidTr="00276F9D">
        <w:tc>
          <w:tcPr>
            <w:tcW w:w="2700" w:type="dxa"/>
          </w:tcPr>
          <w:p w14:paraId="64D3A7D0" w14:textId="77777777" w:rsidR="00533295" w:rsidRDefault="00533295">
            <w:pPr>
              <w:spacing w:line="264" w:lineRule="auto"/>
              <w:jc w:val="both"/>
              <w:rPr>
                <w:rFonts w:ascii="Arial" w:hAnsi="Arial" w:cs="Arial"/>
              </w:rPr>
            </w:pPr>
          </w:p>
        </w:tc>
        <w:tc>
          <w:tcPr>
            <w:tcW w:w="360" w:type="dxa"/>
          </w:tcPr>
          <w:p w14:paraId="26D9B499" w14:textId="77777777" w:rsidR="00533295" w:rsidRDefault="00533295">
            <w:pPr>
              <w:spacing w:line="264" w:lineRule="auto"/>
              <w:jc w:val="both"/>
              <w:rPr>
                <w:rFonts w:ascii="Arial" w:hAnsi="Arial" w:cs="Arial"/>
              </w:rPr>
            </w:pPr>
          </w:p>
        </w:tc>
        <w:tc>
          <w:tcPr>
            <w:tcW w:w="5688" w:type="dxa"/>
          </w:tcPr>
          <w:p w14:paraId="08F229DA" w14:textId="77777777" w:rsidR="00533295" w:rsidRDefault="00533295">
            <w:pPr>
              <w:spacing w:line="264" w:lineRule="auto"/>
              <w:jc w:val="both"/>
              <w:rPr>
                <w:rFonts w:ascii="Arial" w:hAnsi="Arial" w:cs="Arial"/>
              </w:rPr>
            </w:pPr>
          </w:p>
        </w:tc>
      </w:tr>
      <w:tr w:rsidR="00533295" w14:paraId="7C75FAF3" w14:textId="77777777" w:rsidTr="00276F9D">
        <w:tc>
          <w:tcPr>
            <w:tcW w:w="2700" w:type="dxa"/>
            <w:hideMark/>
          </w:tcPr>
          <w:p w14:paraId="1BD4B0F8" w14:textId="77777777" w:rsidR="00533295" w:rsidRDefault="00533295">
            <w:pPr>
              <w:spacing w:line="264" w:lineRule="auto"/>
              <w:jc w:val="both"/>
              <w:rPr>
                <w:rFonts w:ascii="Arial" w:hAnsi="Arial" w:cs="Arial"/>
              </w:rPr>
            </w:pPr>
            <w:r>
              <w:rPr>
                <w:rFonts w:ascii="Arial" w:hAnsi="Arial" w:cs="Arial"/>
                <w:noProof/>
              </w:rPr>
              <w:t>Fax Number</w:t>
            </w:r>
          </w:p>
        </w:tc>
        <w:tc>
          <w:tcPr>
            <w:tcW w:w="360" w:type="dxa"/>
            <w:hideMark/>
          </w:tcPr>
          <w:p w14:paraId="4995E073" w14:textId="77777777" w:rsidR="00533295" w:rsidRDefault="00533295">
            <w:pPr>
              <w:spacing w:line="264" w:lineRule="auto"/>
              <w:jc w:val="both"/>
              <w:rPr>
                <w:rFonts w:ascii="Arial" w:hAnsi="Arial" w:cs="Arial"/>
              </w:rPr>
            </w:pPr>
            <w:r>
              <w:rPr>
                <w:rFonts w:ascii="Arial" w:hAnsi="Arial" w:cs="Arial"/>
                <w:noProof/>
              </w:rPr>
              <w:t>:</w:t>
            </w:r>
          </w:p>
        </w:tc>
        <w:tc>
          <w:tcPr>
            <w:tcW w:w="5688" w:type="dxa"/>
            <w:hideMark/>
          </w:tcPr>
          <w:p w14:paraId="15D08B20" w14:textId="60BDFF7A" w:rsidR="00533295" w:rsidRPr="000D02A4" w:rsidRDefault="00533295">
            <w:pPr>
              <w:spacing w:line="264" w:lineRule="auto"/>
              <w:jc w:val="both"/>
              <w:rPr>
                <w:rFonts w:ascii="Arial" w:hAnsi="Arial" w:cs="Arial"/>
              </w:rPr>
            </w:pPr>
          </w:p>
        </w:tc>
      </w:tr>
      <w:tr w:rsidR="00533295" w14:paraId="5FC1E26D" w14:textId="77777777" w:rsidTr="00276F9D">
        <w:tc>
          <w:tcPr>
            <w:tcW w:w="2700" w:type="dxa"/>
            <w:hideMark/>
          </w:tcPr>
          <w:p w14:paraId="5529428C" w14:textId="77777777" w:rsidR="00533295" w:rsidRDefault="00533295">
            <w:pPr>
              <w:spacing w:line="264" w:lineRule="auto"/>
              <w:jc w:val="both"/>
              <w:rPr>
                <w:rFonts w:ascii="Arial" w:hAnsi="Arial" w:cs="Arial"/>
                <w:noProof/>
              </w:rPr>
            </w:pPr>
            <w:r>
              <w:rPr>
                <w:rFonts w:ascii="Arial" w:hAnsi="Arial" w:cs="Arial"/>
              </w:rPr>
              <w:t>Electronic Mail Address</w:t>
            </w:r>
          </w:p>
        </w:tc>
        <w:tc>
          <w:tcPr>
            <w:tcW w:w="360" w:type="dxa"/>
            <w:hideMark/>
          </w:tcPr>
          <w:p w14:paraId="2AEAE1E2" w14:textId="77777777" w:rsidR="00533295" w:rsidRDefault="00533295">
            <w:pPr>
              <w:spacing w:line="264" w:lineRule="auto"/>
              <w:jc w:val="both"/>
              <w:rPr>
                <w:rFonts w:ascii="Arial" w:hAnsi="Arial" w:cs="Arial"/>
                <w:noProof/>
              </w:rPr>
            </w:pPr>
            <w:r>
              <w:rPr>
                <w:rFonts w:ascii="Arial" w:hAnsi="Arial" w:cs="Arial"/>
                <w:noProof/>
              </w:rPr>
              <w:t>:</w:t>
            </w:r>
          </w:p>
        </w:tc>
        <w:tc>
          <w:tcPr>
            <w:tcW w:w="5688" w:type="dxa"/>
            <w:hideMark/>
          </w:tcPr>
          <w:p w14:paraId="0FE85998" w14:textId="73FEDF28" w:rsidR="00533295" w:rsidRPr="000D02A4" w:rsidRDefault="00533295">
            <w:pPr>
              <w:spacing w:line="264" w:lineRule="auto"/>
              <w:jc w:val="both"/>
              <w:rPr>
                <w:rFonts w:ascii="Arial" w:hAnsi="Arial" w:cs="Arial"/>
                <w:noProof/>
              </w:rPr>
            </w:pPr>
          </w:p>
        </w:tc>
      </w:tr>
      <w:tr w:rsidR="00533295" w14:paraId="4071CF44" w14:textId="77777777" w:rsidTr="00276F9D">
        <w:tc>
          <w:tcPr>
            <w:tcW w:w="2700" w:type="dxa"/>
            <w:hideMark/>
          </w:tcPr>
          <w:p w14:paraId="2C185102" w14:textId="77777777" w:rsidR="00533295" w:rsidRDefault="00533295">
            <w:pPr>
              <w:spacing w:line="264" w:lineRule="auto"/>
              <w:jc w:val="both"/>
              <w:rPr>
                <w:rFonts w:ascii="Arial" w:hAnsi="Arial" w:cs="Arial"/>
              </w:rPr>
            </w:pPr>
            <w:r>
              <w:rPr>
                <w:rFonts w:ascii="Arial" w:hAnsi="Arial" w:cs="Arial"/>
                <w:noProof/>
              </w:rPr>
              <w:t>Address</w:t>
            </w:r>
          </w:p>
        </w:tc>
        <w:tc>
          <w:tcPr>
            <w:tcW w:w="360" w:type="dxa"/>
            <w:hideMark/>
          </w:tcPr>
          <w:p w14:paraId="3BE8724C" w14:textId="77777777" w:rsidR="00533295" w:rsidRDefault="00533295">
            <w:pPr>
              <w:spacing w:line="264" w:lineRule="auto"/>
              <w:jc w:val="both"/>
              <w:rPr>
                <w:rFonts w:ascii="Arial" w:hAnsi="Arial" w:cs="Arial"/>
              </w:rPr>
            </w:pPr>
            <w:r>
              <w:rPr>
                <w:rFonts w:ascii="Arial" w:hAnsi="Arial" w:cs="Arial"/>
                <w:noProof/>
              </w:rPr>
              <w:t>:</w:t>
            </w:r>
          </w:p>
        </w:tc>
        <w:tc>
          <w:tcPr>
            <w:tcW w:w="5688" w:type="dxa"/>
            <w:hideMark/>
          </w:tcPr>
          <w:p w14:paraId="5F75ACC4" w14:textId="77777777" w:rsidR="00533295" w:rsidRPr="000D02A4" w:rsidRDefault="00276F9D">
            <w:pPr>
              <w:spacing w:line="264" w:lineRule="auto"/>
              <w:jc w:val="both"/>
              <w:rPr>
                <w:rFonts w:ascii="Arial" w:hAnsi="Arial" w:cs="Arial"/>
              </w:rPr>
            </w:pPr>
            <w:r w:rsidRPr="000D02A4">
              <w:rPr>
                <w:rFonts w:ascii="Arial" w:hAnsi="Arial" w:cs="Arial"/>
                <w:bCs/>
                <w:spacing w:val="-2"/>
              </w:rPr>
              <w:t>535 Clementi Road, Singapore 599489</w:t>
            </w:r>
          </w:p>
        </w:tc>
      </w:tr>
      <w:tr w:rsidR="00533295" w14:paraId="3BC6FCFA" w14:textId="77777777" w:rsidTr="00276F9D">
        <w:tc>
          <w:tcPr>
            <w:tcW w:w="2700" w:type="dxa"/>
            <w:hideMark/>
          </w:tcPr>
          <w:p w14:paraId="69294B67" w14:textId="77777777" w:rsidR="00533295" w:rsidRDefault="00533295">
            <w:pPr>
              <w:spacing w:line="264" w:lineRule="auto"/>
              <w:jc w:val="both"/>
              <w:rPr>
                <w:rFonts w:ascii="Arial" w:hAnsi="Arial" w:cs="Arial"/>
              </w:rPr>
            </w:pPr>
            <w:r>
              <w:rPr>
                <w:rFonts w:ascii="Arial" w:hAnsi="Arial" w:cs="Arial"/>
              </w:rPr>
              <w:t>Attention</w:t>
            </w:r>
          </w:p>
        </w:tc>
        <w:tc>
          <w:tcPr>
            <w:tcW w:w="360" w:type="dxa"/>
            <w:hideMark/>
          </w:tcPr>
          <w:p w14:paraId="703E973D" w14:textId="77777777" w:rsidR="00533295" w:rsidRDefault="00533295">
            <w:pPr>
              <w:spacing w:line="264" w:lineRule="auto"/>
              <w:jc w:val="both"/>
              <w:rPr>
                <w:rFonts w:ascii="Arial" w:hAnsi="Arial" w:cs="Arial"/>
              </w:rPr>
            </w:pPr>
            <w:r>
              <w:rPr>
                <w:rFonts w:ascii="Arial" w:hAnsi="Arial" w:cs="Arial"/>
              </w:rPr>
              <w:t>:</w:t>
            </w:r>
          </w:p>
        </w:tc>
        <w:tc>
          <w:tcPr>
            <w:tcW w:w="5688" w:type="dxa"/>
            <w:hideMark/>
          </w:tcPr>
          <w:p w14:paraId="2C3D03C9" w14:textId="13C3FAB1" w:rsidR="00533295" w:rsidRPr="000D02A4" w:rsidRDefault="00533295">
            <w:pPr>
              <w:spacing w:line="264" w:lineRule="auto"/>
              <w:jc w:val="both"/>
              <w:rPr>
                <w:rFonts w:ascii="Arial" w:hAnsi="Arial" w:cs="Arial"/>
              </w:rPr>
            </w:pPr>
          </w:p>
        </w:tc>
      </w:tr>
      <w:tr w:rsidR="00533295" w14:paraId="0865C453" w14:textId="77777777" w:rsidTr="00276F9D">
        <w:tc>
          <w:tcPr>
            <w:tcW w:w="2700" w:type="dxa"/>
          </w:tcPr>
          <w:p w14:paraId="5BE3DD2F" w14:textId="77777777" w:rsidR="00533295" w:rsidRDefault="00533295">
            <w:pPr>
              <w:spacing w:line="264" w:lineRule="auto"/>
              <w:jc w:val="both"/>
              <w:rPr>
                <w:rFonts w:ascii="Arial" w:hAnsi="Arial" w:cs="Arial"/>
              </w:rPr>
            </w:pPr>
          </w:p>
        </w:tc>
        <w:tc>
          <w:tcPr>
            <w:tcW w:w="360" w:type="dxa"/>
          </w:tcPr>
          <w:p w14:paraId="4FA93029" w14:textId="77777777" w:rsidR="00533295" w:rsidRDefault="00533295">
            <w:pPr>
              <w:spacing w:line="264" w:lineRule="auto"/>
              <w:jc w:val="both"/>
              <w:rPr>
                <w:rFonts w:ascii="Arial" w:hAnsi="Arial" w:cs="Arial"/>
              </w:rPr>
            </w:pPr>
          </w:p>
        </w:tc>
        <w:tc>
          <w:tcPr>
            <w:tcW w:w="5688" w:type="dxa"/>
          </w:tcPr>
          <w:p w14:paraId="28A977CD" w14:textId="77777777" w:rsidR="00533295" w:rsidRDefault="00533295">
            <w:pPr>
              <w:spacing w:line="264" w:lineRule="auto"/>
              <w:jc w:val="both"/>
              <w:rPr>
                <w:rFonts w:ascii="Arial" w:hAnsi="Arial" w:cs="Arial"/>
              </w:rPr>
            </w:pPr>
          </w:p>
        </w:tc>
      </w:tr>
      <w:tr w:rsidR="00533295" w14:paraId="52D26B5E" w14:textId="77777777" w:rsidTr="00276F9D">
        <w:tc>
          <w:tcPr>
            <w:tcW w:w="2700" w:type="dxa"/>
          </w:tcPr>
          <w:p w14:paraId="43295741" w14:textId="77777777" w:rsidR="00533295" w:rsidRDefault="00533295">
            <w:pPr>
              <w:spacing w:line="264" w:lineRule="auto"/>
              <w:jc w:val="both"/>
              <w:rPr>
                <w:rFonts w:ascii="Arial" w:hAnsi="Arial" w:cs="Arial"/>
              </w:rPr>
            </w:pPr>
          </w:p>
          <w:p w14:paraId="24052DCF" w14:textId="09325E2C" w:rsidR="00533295" w:rsidRDefault="004C588A">
            <w:pPr>
              <w:spacing w:line="264" w:lineRule="auto"/>
              <w:jc w:val="both"/>
              <w:rPr>
                <w:rFonts w:ascii="Arial" w:hAnsi="Arial" w:cs="Arial"/>
                <w:u w:val="single"/>
                <w:lang w:eastAsia="ja-JP"/>
              </w:rPr>
            </w:pPr>
            <w:r>
              <w:rPr>
                <w:rFonts w:ascii="Arial" w:hAnsi="Arial" w:cs="Arial"/>
                <w:u w:val="single"/>
                <w:lang w:eastAsia="ja-JP"/>
              </w:rPr>
              <w:t>Company</w:t>
            </w:r>
          </w:p>
        </w:tc>
        <w:tc>
          <w:tcPr>
            <w:tcW w:w="360" w:type="dxa"/>
          </w:tcPr>
          <w:p w14:paraId="75BB25D4" w14:textId="77777777" w:rsidR="00533295" w:rsidRDefault="00533295">
            <w:pPr>
              <w:spacing w:line="264" w:lineRule="auto"/>
              <w:jc w:val="both"/>
              <w:rPr>
                <w:rFonts w:ascii="Arial" w:hAnsi="Arial" w:cs="Arial"/>
                <w:lang w:eastAsia="en-US"/>
              </w:rPr>
            </w:pPr>
          </w:p>
        </w:tc>
        <w:tc>
          <w:tcPr>
            <w:tcW w:w="5688" w:type="dxa"/>
          </w:tcPr>
          <w:p w14:paraId="27A728BC" w14:textId="77777777" w:rsidR="00533295" w:rsidRDefault="00533295">
            <w:pPr>
              <w:spacing w:line="264" w:lineRule="auto"/>
              <w:jc w:val="both"/>
              <w:rPr>
                <w:rFonts w:ascii="Arial" w:hAnsi="Arial" w:cs="Arial"/>
              </w:rPr>
            </w:pPr>
          </w:p>
        </w:tc>
      </w:tr>
      <w:tr w:rsidR="00533295" w14:paraId="0FC6F2EF" w14:textId="77777777" w:rsidTr="00276F9D">
        <w:tc>
          <w:tcPr>
            <w:tcW w:w="2700" w:type="dxa"/>
          </w:tcPr>
          <w:p w14:paraId="6D6DE264" w14:textId="77777777" w:rsidR="00533295" w:rsidRDefault="00533295">
            <w:pPr>
              <w:spacing w:line="264" w:lineRule="auto"/>
              <w:jc w:val="both"/>
              <w:rPr>
                <w:rFonts w:ascii="Arial" w:hAnsi="Arial" w:cs="Arial"/>
              </w:rPr>
            </w:pPr>
          </w:p>
        </w:tc>
        <w:tc>
          <w:tcPr>
            <w:tcW w:w="360" w:type="dxa"/>
          </w:tcPr>
          <w:p w14:paraId="2B931017" w14:textId="77777777" w:rsidR="00533295" w:rsidRDefault="00533295">
            <w:pPr>
              <w:spacing w:line="264" w:lineRule="auto"/>
              <w:jc w:val="both"/>
              <w:rPr>
                <w:rFonts w:ascii="Arial" w:hAnsi="Arial" w:cs="Arial"/>
              </w:rPr>
            </w:pPr>
          </w:p>
        </w:tc>
        <w:tc>
          <w:tcPr>
            <w:tcW w:w="5688" w:type="dxa"/>
          </w:tcPr>
          <w:p w14:paraId="43DCFC46" w14:textId="77777777" w:rsidR="00533295" w:rsidRDefault="00533295">
            <w:pPr>
              <w:spacing w:line="264" w:lineRule="auto"/>
              <w:jc w:val="both"/>
              <w:rPr>
                <w:rFonts w:ascii="Arial" w:hAnsi="Arial" w:cs="Arial"/>
              </w:rPr>
            </w:pPr>
          </w:p>
        </w:tc>
      </w:tr>
      <w:tr w:rsidR="00533295" w14:paraId="73947139" w14:textId="77777777" w:rsidTr="00002D70">
        <w:tblPrEx>
          <w:tblW w:w="8748" w:type="dxa"/>
          <w:tblInd w:w="828" w:type="dxa"/>
          <w:tblLayout w:type="fixed"/>
          <w:tblPrExChange w:id="593" w:author="Author">
            <w:tblPrEx>
              <w:tblW w:w="8748" w:type="dxa"/>
              <w:tblInd w:w="828" w:type="dxa"/>
              <w:tblLayout w:type="fixed"/>
            </w:tblPrEx>
          </w:tblPrExChange>
        </w:tblPrEx>
        <w:tc>
          <w:tcPr>
            <w:tcW w:w="2700" w:type="dxa"/>
            <w:tcPrChange w:id="594" w:author="Author">
              <w:tcPr>
                <w:tcW w:w="2700" w:type="dxa"/>
              </w:tcPr>
            </w:tcPrChange>
          </w:tcPr>
          <w:p w14:paraId="5E6264B5" w14:textId="73A21041" w:rsidR="00533295" w:rsidRDefault="00533295">
            <w:pPr>
              <w:spacing w:line="264" w:lineRule="auto"/>
              <w:jc w:val="both"/>
              <w:rPr>
                <w:rFonts w:ascii="Arial" w:hAnsi="Arial" w:cs="Arial"/>
              </w:rPr>
            </w:pPr>
            <w:del w:id="595" w:author="Samantha" w:date="2026-08-27T17:16:00Z" w16du:dateUtc="2026-08-27T09:16:00Z">
              <w:r w:rsidDel="009E4660">
                <w:rPr>
                  <w:rFonts w:ascii="Arial" w:hAnsi="Arial" w:cs="Arial"/>
                </w:rPr>
                <w:delText>Fax Number</w:delText>
              </w:r>
            </w:del>
          </w:p>
        </w:tc>
        <w:tc>
          <w:tcPr>
            <w:tcW w:w="360" w:type="dxa"/>
            <w:tcPrChange w:id="596" w:author="Author">
              <w:tcPr>
                <w:tcW w:w="360" w:type="dxa"/>
              </w:tcPr>
            </w:tcPrChange>
          </w:tcPr>
          <w:p w14:paraId="7FBE6232" w14:textId="24493A4E" w:rsidR="00533295" w:rsidRDefault="00533295">
            <w:pPr>
              <w:spacing w:line="264" w:lineRule="auto"/>
              <w:jc w:val="both"/>
              <w:rPr>
                <w:rFonts w:ascii="Arial" w:hAnsi="Arial" w:cs="Arial"/>
              </w:rPr>
            </w:pPr>
            <w:del w:id="597" w:author="Samantha" w:date="2026-08-27T17:16:00Z" w16du:dateUtc="2026-08-27T09:16:00Z">
              <w:r w:rsidDel="009E4660">
                <w:rPr>
                  <w:rFonts w:ascii="Arial" w:hAnsi="Arial" w:cs="Arial"/>
                </w:rPr>
                <w:delText>:</w:delText>
              </w:r>
            </w:del>
          </w:p>
        </w:tc>
        <w:tc>
          <w:tcPr>
            <w:tcW w:w="5688" w:type="dxa"/>
            <w:tcPrChange w:id="598" w:author="Author">
              <w:tcPr>
                <w:tcW w:w="5688" w:type="dxa"/>
              </w:tcPr>
            </w:tcPrChange>
          </w:tcPr>
          <w:p w14:paraId="45CA0E53" w14:textId="50911B1A" w:rsidR="00533295" w:rsidRPr="000D02A4" w:rsidRDefault="00533295">
            <w:pPr>
              <w:spacing w:line="264" w:lineRule="auto"/>
              <w:jc w:val="both"/>
              <w:rPr>
                <w:rFonts w:ascii="Arial" w:hAnsi="Arial" w:cs="Arial"/>
              </w:rPr>
            </w:pPr>
          </w:p>
        </w:tc>
      </w:tr>
      <w:tr w:rsidR="00533295" w14:paraId="72575DEE" w14:textId="77777777" w:rsidTr="00276F9D">
        <w:tc>
          <w:tcPr>
            <w:tcW w:w="2700" w:type="dxa"/>
            <w:hideMark/>
          </w:tcPr>
          <w:p w14:paraId="20C88734" w14:textId="77777777" w:rsidR="00533295" w:rsidRDefault="00533295">
            <w:pPr>
              <w:spacing w:line="264" w:lineRule="auto"/>
              <w:jc w:val="both"/>
              <w:rPr>
                <w:rFonts w:ascii="Arial" w:hAnsi="Arial" w:cs="Arial"/>
              </w:rPr>
            </w:pPr>
            <w:r>
              <w:rPr>
                <w:rFonts w:ascii="Arial" w:hAnsi="Arial" w:cs="Arial"/>
              </w:rPr>
              <w:t>Electronic Mail Address</w:t>
            </w:r>
          </w:p>
        </w:tc>
        <w:tc>
          <w:tcPr>
            <w:tcW w:w="360" w:type="dxa"/>
            <w:hideMark/>
          </w:tcPr>
          <w:p w14:paraId="47F79428" w14:textId="77777777" w:rsidR="00533295" w:rsidRDefault="00533295">
            <w:pPr>
              <w:spacing w:line="264" w:lineRule="auto"/>
              <w:jc w:val="both"/>
              <w:rPr>
                <w:rFonts w:ascii="Arial" w:hAnsi="Arial" w:cs="Arial"/>
              </w:rPr>
            </w:pPr>
            <w:r>
              <w:rPr>
                <w:rFonts w:ascii="Arial" w:hAnsi="Arial" w:cs="Arial"/>
              </w:rPr>
              <w:t>:</w:t>
            </w:r>
          </w:p>
        </w:tc>
        <w:tc>
          <w:tcPr>
            <w:tcW w:w="5688" w:type="dxa"/>
            <w:hideMark/>
          </w:tcPr>
          <w:p w14:paraId="7FFB9A32" w14:textId="592D3D3C" w:rsidR="00533295" w:rsidRPr="000D02A4" w:rsidRDefault="009E4660">
            <w:pPr>
              <w:spacing w:line="264" w:lineRule="auto"/>
              <w:jc w:val="both"/>
              <w:rPr>
                <w:rFonts w:ascii="Arial" w:hAnsi="Arial" w:cs="Arial"/>
              </w:rPr>
            </w:pPr>
            <w:ins w:id="599" w:author="Samantha" w:date="2026-08-27T17:16:00Z" w16du:dateUtc="2026-08-27T09:16:00Z">
              <w:r w:rsidRPr="00002D70">
                <w:rPr>
                  <w:rFonts w:ascii="Arial" w:hAnsi="Arial" w:cs="Arial"/>
                </w:rPr>
                <w:t xml:space="preserve">legaldepartment@infineon.com </w:t>
              </w:r>
            </w:ins>
          </w:p>
        </w:tc>
      </w:tr>
      <w:tr w:rsidR="00533295" w14:paraId="45B0A2C3" w14:textId="77777777" w:rsidTr="009F3D1A">
        <w:tc>
          <w:tcPr>
            <w:tcW w:w="2700" w:type="dxa"/>
            <w:hideMark/>
          </w:tcPr>
          <w:p w14:paraId="1CBB77B6" w14:textId="77777777" w:rsidR="00533295" w:rsidRDefault="00533295">
            <w:pPr>
              <w:spacing w:line="264" w:lineRule="auto"/>
              <w:jc w:val="both"/>
              <w:rPr>
                <w:rFonts w:ascii="Arial" w:hAnsi="Arial" w:cs="Arial"/>
              </w:rPr>
            </w:pPr>
            <w:r>
              <w:rPr>
                <w:rFonts w:ascii="Arial" w:hAnsi="Arial" w:cs="Arial"/>
              </w:rPr>
              <w:t>Address</w:t>
            </w:r>
          </w:p>
        </w:tc>
        <w:tc>
          <w:tcPr>
            <w:tcW w:w="360" w:type="dxa"/>
            <w:hideMark/>
          </w:tcPr>
          <w:p w14:paraId="5EEC4B85" w14:textId="77777777" w:rsidR="00533295" w:rsidRDefault="00533295">
            <w:pPr>
              <w:spacing w:line="264" w:lineRule="auto"/>
              <w:jc w:val="both"/>
              <w:rPr>
                <w:rFonts w:ascii="Arial" w:hAnsi="Arial" w:cs="Arial"/>
              </w:rPr>
            </w:pPr>
            <w:r>
              <w:rPr>
                <w:rFonts w:ascii="Arial" w:hAnsi="Arial" w:cs="Arial"/>
              </w:rPr>
              <w:t>:</w:t>
            </w:r>
          </w:p>
        </w:tc>
        <w:tc>
          <w:tcPr>
            <w:tcW w:w="5688" w:type="dxa"/>
          </w:tcPr>
          <w:p w14:paraId="2A1A1552" w14:textId="31214681" w:rsidR="00533295" w:rsidRPr="000D02A4" w:rsidRDefault="009E4660" w:rsidP="000D02A4">
            <w:pPr>
              <w:spacing w:line="264" w:lineRule="auto"/>
              <w:jc w:val="both"/>
              <w:rPr>
                <w:rFonts w:ascii="Arial" w:hAnsi="Arial" w:cs="Arial"/>
                <w:color w:val="000000"/>
              </w:rPr>
            </w:pPr>
            <w:ins w:id="600" w:author="Samantha" w:date="2026-08-27T17:16:00Z" w16du:dateUtc="2026-08-27T09:16:00Z">
              <w:r>
                <w:rPr>
                  <w:rFonts w:ascii="Arial" w:hAnsi="Arial" w:cs="Arial"/>
                  <w:color w:val="000000"/>
                </w:rPr>
                <w:t>8 Kallang Sector, Singapore 349282</w:t>
              </w:r>
            </w:ins>
          </w:p>
        </w:tc>
      </w:tr>
      <w:tr w:rsidR="00533295" w14:paraId="6D655A5A" w14:textId="77777777" w:rsidTr="009F3D1A">
        <w:tc>
          <w:tcPr>
            <w:tcW w:w="2700" w:type="dxa"/>
            <w:hideMark/>
          </w:tcPr>
          <w:p w14:paraId="2460E09E" w14:textId="77777777" w:rsidR="00533295" w:rsidRDefault="00533295">
            <w:pPr>
              <w:spacing w:line="264" w:lineRule="auto"/>
              <w:jc w:val="both"/>
              <w:rPr>
                <w:rFonts w:ascii="Arial" w:hAnsi="Arial" w:cs="Arial"/>
              </w:rPr>
            </w:pPr>
            <w:r>
              <w:rPr>
                <w:rFonts w:ascii="Arial" w:hAnsi="Arial" w:cs="Arial"/>
              </w:rPr>
              <w:t>Attention</w:t>
            </w:r>
          </w:p>
        </w:tc>
        <w:tc>
          <w:tcPr>
            <w:tcW w:w="360" w:type="dxa"/>
            <w:hideMark/>
          </w:tcPr>
          <w:p w14:paraId="3395D5B5" w14:textId="77777777" w:rsidR="00533295" w:rsidRDefault="00533295">
            <w:pPr>
              <w:spacing w:line="264" w:lineRule="auto"/>
              <w:jc w:val="both"/>
              <w:rPr>
                <w:rFonts w:ascii="Arial" w:hAnsi="Arial" w:cs="Arial"/>
              </w:rPr>
            </w:pPr>
            <w:r>
              <w:rPr>
                <w:rFonts w:ascii="Arial" w:hAnsi="Arial" w:cs="Arial"/>
              </w:rPr>
              <w:t>:</w:t>
            </w:r>
          </w:p>
        </w:tc>
        <w:tc>
          <w:tcPr>
            <w:tcW w:w="5688" w:type="dxa"/>
          </w:tcPr>
          <w:p w14:paraId="16343F19" w14:textId="2A6A8084" w:rsidR="00533295" w:rsidRPr="000D02A4" w:rsidRDefault="009E4660">
            <w:pPr>
              <w:spacing w:line="264" w:lineRule="auto"/>
              <w:jc w:val="both"/>
              <w:rPr>
                <w:rFonts w:ascii="Arial" w:hAnsi="Arial" w:cs="Arial"/>
              </w:rPr>
            </w:pPr>
            <w:ins w:id="601" w:author="Samantha" w:date="2026-08-27T17:16:00Z" w16du:dateUtc="2026-08-27T09:16:00Z">
              <w:r>
                <w:rPr>
                  <w:rFonts w:ascii="Arial" w:hAnsi="Arial" w:cs="Arial"/>
                </w:rPr>
                <w:t>AP Legal Department</w:t>
              </w:r>
            </w:ins>
          </w:p>
        </w:tc>
      </w:tr>
      <w:tr w:rsidR="00533295" w14:paraId="1B9E5CD8" w14:textId="77777777" w:rsidTr="00276F9D">
        <w:tc>
          <w:tcPr>
            <w:tcW w:w="2700" w:type="dxa"/>
          </w:tcPr>
          <w:p w14:paraId="64481858" w14:textId="77777777" w:rsidR="00533295" w:rsidRDefault="00533295">
            <w:pPr>
              <w:spacing w:line="264" w:lineRule="auto"/>
              <w:jc w:val="both"/>
              <w:rPr>
                <w:rFonts w:ascii="Arial" w:hAnsi="Arial" w:cs="Arial"/>
              </w:rPr>
            </w:pPr>
          </w:p>
        </w:tc>
        <w:tc>
          <w:tcPr>
            <w:tcW w:w="360" w:type="dxa"/>
          </w:tcPr>
          <w:p w14:paraId="3CDAC64E" w14:textId="77777777" w:rsidR="00533295" w:rsidRDefault="00533295">
            <w:pPr>
              <w:spacing w:line="264" w:lineRule="auto"/>
              <w:jc w:val="both"/>
              <w:rPr>
                <w:rFonts w:ascii="Arial" w:hAnsi="Arial" w:cs="Arial"/>
              </w:rPr>
            </w:pPr>
          </w:p>
        </w:tc>
        <w:tc>
          <w:tcPr>
            <w:tcW w:w="5688" w:type="dxa"/>
          </w:tcPr>
          <w:p w14:paraId="2FF66C1D" w14:textId="77777777" w:rsidR="00533295" w:rsidRDefault="00533295">
            <w:pPr>
              <w:spacing w:line="264" w:lineRule="auto"/>
              <w:jc w:val="both"/>
              <w:rPr>
                <w:rFonts w:ascii="Arial" w:hAnsi="Arial" w:cs="Arial"/>
              </w:rPr>
            </w:pPr>
          </w:p>
        </w:tc>
      </w:tr>
    </w:tbl>
    <w:p w14:paraId="255C88D0" w14:textId="77777777" w:rsidR="00533295" w:rsidRDefault="00533295" w:rsidP="00533295">
      <w:pPr>
        <w:pStyle w:val="TOC1"/>
        <w:spacing w:line="264" w:lineRule="auto"/>
      </w:pPr>
    </w:p>
    <w:p w14:paraId="69F94BD5" w14:textId="2CFF0ADD" w:rsidR="00533295" w:rsidRDefault="008E7BCB" w:rsidP="00276F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64" w:lineRule="auto"/>
        <w:ind w:left="720" w:hanging="720"/>
        <w:jc w:val="both"/>
        <w:rPr>
          <w:rFonts w:ascii="Arial" w:hAnsi="Arial"/>
          <w:lang w:val="en-SG"/>
        </w:rPr>
      </w:pPr>
      <w:r>
        <w:rPr>
          <w:rFonts w:ascii="Arial" w:hAnsi="Arial"/>
          <w:lang w:val="en-GB"/>
        </w:rPr>
        <w:t>19</w:t>
      </w:r>
      <w:r w:rsidR="004C74F8">
        <w:rPr>
          <w:rFonts w:ascii="Arial" w:hAnsi="Arial"/>
          <w:lang w:val="en-GB"/>
        </w:rPr>
        <w:t>.2</w:t>
      </w:r>
      <w:r w:rsidR="00276F9D">
        <w:rPr>
          <w:rFonts w:ascii="Arial" w:hAnsi="Arial"/>
        </w:rPr>
        <w:t xml:space="preserve"> </w:t>
      </w:r>
      <w:r w:rsidR="00276F9D">
        <w:rPr>
          <w:rFonts w:ascii="Arial" w:hAnsi="Arial"/>
        </w:rPr>
        <w:tab/>
      </w:r>
      <w:r w:rsidR="00533295">
        <w:rPr>
          <w:rFonts w:ascii="Arial" w:hAnsi="Arial"/>
        </w:rPr>
        <w:t xml:space="preserve">A demand, notice or other communication made or given </w:t>
      </w:r>
      <w:r w:rsidR="00533295">
        <w:rPr>
          <w:rFonts w:ascii="Arial" w:hAnsi="Arial"/>
          <w:lang w:val="en-SG"/>
        </w:rPr>
        <w:t xml:space="preserve">by </w:t>
      </w:r>
      <w:r w:rsidR="00533295">
        <w:rPr>
          <w:rFonts w:ascii="Arial" w:hAnsi="Arial" w:cs="Arial"/>
        </w:rPr>
        <w:t>any</w:t>
      </w:r>
      <w:r w:rsidR="00533295">
        <w:rPr>
          <w:rFonts w:ascii="Arial" w:hAnsi="Arial"/>
          <w:lang w:val="en-SG"/>
        </w:rPr>
        <w:t xml:space="preserve"> Party to another Party in accordance with this Clause</w:t>
      </w:r>
      <w:r w:rsidR="00533295">
        <w:rPr>
          <w:rFonts w:ascii="Arial" w:hAnsi="Arial" w:cs="Arial"/>
        </w:rPr>
        <w:t xml:space="preserve"> </w:t>
      </w:r>
      <w:r w:rsidR="00A9757D">
        <w:rPr>
          <w:rFonts w:ascii="Arial" w:hAnsi="Arial" w:cs="Arial"/>
        </w:rPr>
        <w:t>19</w:t>
      </w:r>
      <w:r w:rsidR="00533295">
        <w:rPr>
          <w:rFonts w:ascii="Arial" w:hAnsi="Arial"/>
          <w:lang w:val="en-SG"/>
        </w:rPr>
        <w:t xml:space="preserve"> shall be </w:t>
      </w:r>
      <w:r w:rsidR="00533295">
        <w:rPr>
          <w:rFonts w:ascii="Arial" w:hAnsi="Arial" w:cs="Arial"/>
        </w:rPr>
        <w:t>effected</w:t>
      </w:r>
      <w:r w:rsidR="00533295">
        <w:rPr>
          <w:rFonts w:ascii="Arial" w:hAnsi="Arial"/>
          <w:lang w:val="en-SG"/>
        </w:rPr>
        <w:t xml:space="preserve"> and deemed to be duly </w:t>
      </w:r>
      <w:r w:rsidR="00533295">
        <w:rPr>
          <w:rFonts w:ascii="Arial" w:hAnsi="Arial" w:cs="Arial"/>
        </w:rPr>
        <w:t xml:space="preserve">made, </w:t>
      </w:r>
      <w:r w:rsidR="00533295">
        <w:rPr>
          <w:rFonts w:ascii="Arial" w:hAnsi="Arial"/>
          <w:lang w:val="en-SG"/>
        </w:rPr>
        <w:t>served</w:t>
      </w:r>
      <w:r w:rsidR="00533295">
        <w:rPr>
          <w:rFonts w:ascii="Arial" w:hAnsi="Arial" w:cs="Arial"/>
        </w:rPr>
        <w:t xml:space="preserve"> or received</w:t>
      </w:r>
      <w:r w:rsidR="00533295">
        <w:rPr>
          <w:rFonts w:ascii="Arial" w:hAnsi="Arial"/>
          <w:lang w:val="en-SG"/>
        </w:rPr>
        <w:t>:</w:t>
      </w:r>
    </w:p>
    <w:p w14:paraId="1BDF1408" w14:textId="77777777" w:rsidR="00533295" w:rsidRPr="00276F9D" w:rsidRDefault="00533295" w:rsidP="00533295">
      <w:pPr>
        <w:pStyle w:val="Header"/>
        <w:tabs>
          <w:tab w:val="left" w:pos="720"/>
        </w:tabs>
        <w:spacing w:line="264" w:lineRule="auto"/>
        <w:rPr>
          <w:rFonts w:ascii="Arial" w:hAnsi="Arial" w:cs="Arial"/>
          <w:lang w:val="en-SG"/>
        </w:rPr>
      </w:pPr>
    </w:p>
    <w:p w14:paraId="58102EBA" w14:textId="7F5C34BC" w:rsidR="00533295" w:rsidRDefault="00533295" w:rsidP="00533295">
      <w:pPr>
        <w:spacing w:line="264" w:lineRule="auto"/>
        <w:ind w:left="1440" w:hanging="720"/>
        <w:jc w:val="both"/>
        <w:rPr>
          <w:rFonts w:ascii="Arial" w:hAnsi="Arial"/>
        </w:rPr>
      </w:pPr>
      <w:r>
        <w:rPr>
          <w:rFonts w:ascii="Arial" w:hAnsi="Arial"/>
        </w:rPr>
        <w:t>(a)</w:t>
      </w:r>
      <w:r>
        <w:rPr>
          <w:rFonts w:ascii="Arial" w:hAnsi="Arial"/>
        </w:rPr>
        <w:tab/>
        <w:t xml:space="preserve">if it is </w:t>
      </w:r>
      <w:r>
        <w:rPr>
          <w:rFonts w:ascii="Arial" w:hAnsi="Arial"/>
          <w:lang w:val="en-SG"/>
        </w:rPr>
        <w:t>delivered</w:t>
      </w:r>
      <w:r>
        <w:rPr>
          <w:rFonts w:ascii="Arial" w:hAnsi="Arial" w:cs="Arial"/>
        </w:rPr>
        <w:t xml:space="preserve"> by hand</w:t>
      </w:r>
      <w:r>
        <w:rPr>
          <w:rFonts w:ascii="Arial" w:hAnsi="Arial" w:cs="Arial"/>
          <w:lang w:val="en-SG"/>
        </w:rPr>
        <w:t xml:space="preserve">, </w:t>
      </w:r>
      <w:r>
        <w:rPr>
          <w:rFonts w:ascii="Arial" w:hAnsi="Arial" w:cs="Arial"/>
        </w:rPr>
        <w:t xml:space="preserve">at the time it is </w:t>
      </w:r>
      <w:r>
        <w:rPr>
          <w:rFonts w:ascii="Arial" w:hAnsi="Arial" w:cs="Arial"/>
          <w:lang w:val="en-SG"/>
        </w:rPr>
        <w:t>le</w:t>
      </w:r>
      <w:r>
        <w:rPr>
          <w:rFonts w:ascii="Arial" w:hAnsi="Arial" w:cs="Arial"/>
        </w:rPr>
        <w:t>f</w:t>
      </w:r>
      <w:r>
        <w:rPr>
          <w:rFonts w:ascii="Arial" w:hAnsi="Arial" w:cs="Arial"/>
          <w:lang w:val="en-SG"/>
        </w:rPr>
        <w:t>t</w:t>
      </w:r>
      <w:r>
        <w:rPr>
          <w:rFonts w:ascii="Arial" w:hAnsi="Arial"/>
          <w:lang w:val="en-SG"/>
        </w:rPr>
        <w:t xml:space="preserve"> at the address required by this Clause</w:t>
      </w:r>
      <w:r w:rsidR="00FD04FB">
        <w:rPr>
          <w:rFonts w:ascii="Arial" w:hAnsi="Arial"/>
          <w:lang w:val="en-SG"/>
        </w:rPr>
        <w:t xml:space="preserve"> </w:t>
      </w:r>
      <w:r w:rsidR="008E7BCB">
        <w:rPr>
          <w:rFonts w:ascii="Arial" w:hAnsi="Arial" w:cs="Arial"/>
          <w:lang w:val="en-SG"/>
        </w:rPr>
        <w:t>19</w:t>
      </w:r>
      <w:r>
        <w:rPr>
          <w:rFonts w:ascii="Arial" w:hAnsi="Arial"/>
          <w:lang w:val="en-SG"/>
        </w:rPr>
        <w:t xml:space="preserve">; </w:t>
      </w:r>
    </w:p>
    <w:p w14:paraId="7FDD7BC5" w14:textId="77777777" w:rsidR="00533295" w:rsidRDefault="00533295" w:rsidP="00533295">
      <w:pPr>
        <w:spacing w:line="264" w:lineRule="auto"/>
        <w:ind w:left="1440" w:hanging="720"/>
        <w:jc w:val="both"/>
        <w:rPr>
          <w:rFonts w:ascii="Arial" w:hAnsi="Arial"/>
        </w:rPr>
      </w:pPr>
    </w:p>
    <w:p w14:paraId="6EE22B7A" w14:textId="6B716C60" w:rsidR="00533295" w:rsidRDefault="00533295" w:rsidP="00533295">
      <w:pPr>
        <w:spacing w:line="264" w:lineRule="auto"/>
        <w:ind w:left="1440" w:hanging="720"/>
        <w:jc w:val="both"/>
        <w:rPr>
          <w:rFonts w:ascii="Arial" w:hAnsi="Arial"/>
        </w:rPr>
      </w:pPr>
      <w:r>
        <w:rPr>
          <w:rFonts w:ascii="Arial" w:hAnsi="Arial"/>
        </w:rPr>
        <w:lastRenderedPageBreak/>
        <w:t>(b)</w:t>
      </w:r>
      <w:r>
        <w:rPr>
          <w:rFonts w:ascii="Arial" w:hAnsi="Arial"/>
        </w:rPr>
        <w:tab/>
        <w:t>if it is sent by prepaid</w:t>
      </w:r>
      <w:commentRangeStart w:id="602"/>
      <w:r>
        <w:rPr>
          <w:rFonts w:ascii="Arial" w:hAnsi="Arial"/>
        </w:rPr>
        <w:t xml:space="preserve"> </w:t>
      </w:r>
      <w:commentRangeEnd w:id="602"/>
      <w:r w:rsidR="008602BA" w:rsidRPr="008602BA">
        <w:rPr>
          <w:rStyle w:val="CommentReference"/>
          <w:rFonts w:ascii="Arial" w:hAnsi="Arial"/>
          <w:sz w:val="20"/>
          <w:szCs w:val="20"/>
        </w:rPr>
        <w:commentReference w:id="602"/>
      </w:r>
      <w:ins w:id="603" w:author="Samantha" w:date="2026-09-03T19:23:00Z" w16du:dateUtc="2026-09-03T11:23:00Z">
        <w:r w:rsidR="008602BA" w:rsidRPr="008602BA">
          <w:rPr>
            <w:rFonts w:ascii="Arial" w:hAnsi="Arial"/>
          </w:rPr>
          <w:t xml:space="preserve">registered </w:t>
        </w:r>
      </w:ins>
      <w:r>
        <w:rPr>
          <w:rFonts w:ascii="Arial" w:hAnsi="Arial"/>
        </w:rPr>
        <w:t>post (air-mail, if international),</w:t>
      </w:r>
      <w:ins w:id="604" w:author="Samantha" w:date="2026-09-03T19:23:00Z" w16du:dateUtc="2026-09-03T11:23:00Z">
        <w:r w:rsidR="008602BA">
          <w:rPr>
            <w:rFonts w:ascii="Arial" w:hAnsi="Arial"/>
          </w:rPr>
          <w:t xml:space="preserve"> </w:t>
        </w:r>
        <w:r w:rsidR="008602BA" w:rsidRPr="008602BA">
          <w:rPr>
            <w:rFonts w:ascii="Arial" w:hAnsi="Arial"/>
          </w:rPr>
          <w:t>upon delivery as evidenced by the relevant postal service tracking records</w:t>
        </w:r>
      </w:ins>
      <w:del w:id="605" w:author="Samantha" w:date="2026-09-03T19:23:00Z" w16du:dateUtc="2026-09-03T11:23:00Z">
        <w:r w:rsidDel="008602BA">
          <w:rPr>
            <w:rFonts w:ascii="Arial" w:hAnsi="Arial"/>
          </w:rPr>
          <w:delText xml:space="preserve"> two (2) </w:delText>
        </w:r>
        <w:r w:rsidDel="008602BA">
          <w:rPr>
            <w:rFonts w:ascii="Arial" w:hAnsi="Arial" w:cs="Arial"/>
          </w:rPr>
          <w:delText xml:space="preserve">Business Days </w:delText>
        </w:r>
        <w:r w:rsidDel="008602BA">
          <w:rPr>
            <w:rFonts w:ascii="Arial" w:hAnsi="Arial"/>
          </w:rPr>
          <w:delText>after it is posted</w:delText>
        </w:r>
      </w:del>
      <w:r>
        <w:rPr>
          <w:rFonts w:ascii="Arial" w:hAnsi="Arial"/>
        </w:rPr>
        <w:t>; or</w:t>
      </w:r>
      <w:ins w:id="606" w:author="Samantha" w:date="2026-09-03T19:23:00Z" w16du:dateUtc="2026-09-03T11:23:00Z">
        <w:r w:rsidR="008602BA" w:rsidRPr="008602BA">
          <w:rPr>
            <w:rFonts w:ascii="Arial" w:hAnsi="Arial"/>
          </w:rPr>
          <w:t xml:space="preserve"> </w:t>
        </w:r>
      </w:ins>
    </w:p>
    <w:p w14:paraId="75AACB59" w14:textId="77777777" w:rsidR="00533295" w:rsidRDefault="00533295" w:rsidP="00533295">
      <w:pPr>
        <w:spacing w:line="264" w:lineRule="auto"/>
        <w:ind w:left="1440" w:hanging="720"/>
        <w:jc w:val="both"/>
        <w:rPr>
          <w:rFonts w:ascii="Arial" w:hAnsi="Arial"/>
        </w:rPr>
      </w:pPr>
    </w:p>
    <w:p w14:paraId="3448020E" w14:textId="07FB1C1F" w:rsidR="00533295" w:rsidRDefault="00533295" w:rsidP="00533295">
      <w:pPr>
        <w:spacing w:line="264" w:lineRule="auto"/>
        <w:ind w:left="1440" w:hanging="720"/>
        <w:jc w:val="both"/>
        <w:rPr>
          <w:rFonts w:ascii="Arial" w:hAnsi="Arial"/>
        </w:rPr>
      </w:pPr>
      <w:r>
        <w:rPr>
          <w:rFonts w:ascii="Arial" w:hAnsi="Arial"/>
        </w:rPr>
        <w:t>(c)</w:t>
      </w:r>
      <w:r>
        <w:rPr>
          <w:rFonts w:ascii="Arial" w:hAnsi="Arial"/>
        </w:rPr>
        <w:tab/>
        <w:t xml:space="preserve">if it </w:t>
      </w:r>
      <w:ins w:id="607" w:author="Samantha" w:date="2026-08-31T20:07:00Z" w16du:dateUtc="2026-08-31T12:07:00Z">
        <w:r w:rsidR="00FB35E8">
          <w:rPr>
            <w:rFonts w:ascii="Arial" w:hAnsi="Arial"/>
          </w:rPr>
          <w:t xml:space="preserve">is </w:t>
        </w:r>
      </w:ins>
      <w:r>
        <w:rPr>
          <w:rFonts w:ascii="Arial" w:hAnsi="Arial"/>
        </w:rPr>
        <w:t>sent by</w:t>
      </w:r>
      <w:commentRangeStart w:id="608"/>
      <w:r>
        <w:rPr>
          <w:rFonts w:ascii="Arial" w:hAnsi="Arial"/>
        </w:rPr>
        <w:t xml:space="preserve"> </w:t>
      </w:r>
      <w:commentRangeEnd w:id="608"/>
      <w:r w:rsidR="008602BA">
        <w:rPr>
          <w:rStyle w:val="CommentReference"/>
          <w:rFonts w:ascii="Arial" w:hAnsi="Arial"/>
          <w:sz w:val="20"/>
          <w:szCs w:val="20"/>
        </w:rPr>
        <w:commentReference w:id="608"/>
      </w:r>
      <w:del w:id="609" w:author="Samantha" w:date="2026-09-02T20:18:00Z" w16du:dateUtc="2026-09-02T12:18:00Z">
        <w:r w:rsidDel="00FC1103">
          <w:rPr>
            <w:rFonts w:ascii="Arial" w:hAnsi="Arial"/>
          </w:rPr>
          <w:delText xml:space="preserve">facsimile or </w:delText>
        </w:r>
      </w:del>
      <w:r>
        <w:rPr>
          <w:rFonts w:ascii="Arial" w:hAnsi="Arial"/>
        </w:rPr>
        <w:t>electronic mail</w:t>
      </w:r>
      <w:r>
        <w:rPr>
          <w:rFonts w:ascii="Arial" w:hAnsi="Arial" w:cs="Arial"/>
        </w:rPr>
        <w:t>, at the time of transmission</w:t>
      </w:r>
      <w:ins w:id="610" w:author="Samantha" w:date="2026-08-31T20:08:00Z" w16du:dateUtc="2026-08-31T12:08:00Z">
        <w:r w:rsidR="00FB35E8">
          <w:rPr>
            <w:rFonts w:ascii="Arial" w:hAnsi="Arial" w:cs="Arial"/>
          </w:rPr>
          <w:t xml:space="preserve">, </w:t>
        </w:r>
        <w:r w:rsidR="00FB35E8" w:rsidRPr="00FB35E8">
          <w:rPr>
            <w:rFonts w:ascii="Arial" w:hAnsi="Arial" w:cs="Arial"/>
          </w:rPr>
          <w:t>when the sender receives no automated delivery-failure notification</w:t>
        </w:r>
      </w:ins>
      <w:r>
        <w:rPr>
          <w:rFonts w:ascii="Arial" w:hAnsi="Arial"/>
        </w:rPr>
        <w:t>.</w:t>
      </w:r>
    </w:p>
    <w:p w14:paraId="49839C24" w14:textId="77777777" w:rsidR="00533295" w:rsidRDefault="00533295" w:rsidP="00533295">
      <w:pPr>
        <w:spacing w:line="264" w:lineRule="auto"/>
        <w:ind w:hanging="720"/>
        <w:jc w:val="both"/>
        <w:rPr>
          <w:rFonts w:ascii="Arial" w:hAnsi="Arial"/>
        </w:rPr>
      </w:pPr>
    </w:p>
    <w:p w14:paraId="5909EEBD" w14:textId="199D9AB5" w:rsidR="00533295" w:rsidRDefault="00533295" w:rsidP="00533295">
      <w:pPr>
        <w:tabs>
          <w:tab w:val="left" w:pos="720"/>
        </w:tabs>
        <w:spacing w:line="264" w:lineRule="auto"/>
        <w:ind w:left="720"/>
        <w:jc w:val="both"/>
        <w:rPr>
          <w:rFonts w:ascii="Arial" w:hAnsi="Arial" w:cs="Arial"/>
        </w:rPr>
      </w:pPr>
      <w:r>
        <w:rPr>
          <w:rFonts w:ascii="Arial" w:hAnsi="Arial"/>
        </w:rPr>
        <w:t>In proving such service</w:t>
      </w:r>
      <w:r w:rsidR="004644A8">
        <w:rPr>
          <w:rFonts w:ascii="Arial" w:hAnsi="Arial"/>
        </w:rPr>
        <w:t>,</w:t>
      </w:r>
      <w:r>
        <w:rPr>
          <w:rFonts w:ascii="Arial" w:hAnsi="Arial"/>
        </w:rPr>
        <w:t xml:space="preserve"> it</w:t>
      </w:r>
      <w:r>
        <w:rPr>
          <w:rFonts w:ascii="Arial" w:hAnsi="Arial"/>
          <w:b/>
        </w:rPr>
        <w:t xml:space="preserve"> </w:t>
      </w:r>
      <w:r>
        <w:rPr>
          <w:rFonts w:ascii="Arial" w:hAnsi="Arial"/>
        </w:rPr>
        <w:t xml:space="preserve">shall be sufficient to prove that delivery by hand was made or that the envelope containing such notice or document was properly addressed and posted as a prepaid </w:t>
      </w:r>
      <w:del w:id="611" w:author="Samantha" w:date="2026-09-03T19:25:00Z" w16du:dateUtc="2026-09-03T11:25:00Z">
        <w:r w:rsidDel="008602BA">
          <w:rPr>
            <w:rFonts w:ascii="Arial" w:hAnsi="Arial"/>
          </w:rPr>
          <w:delText xml:space="preserve">ordinary </w:delText>
        </w:r>
      </w:del>
      <w:ins w:id="612" w:author="Samantha" w:date="2026-09-03T19:25:00Z" w16du:dateUtc="2026-09-03T11:25:00Z">
        <w:r w:rsidR="008602BA">
          <w:rPr>
            <w:rFonts w:ascii="Arial" w:hAnsi="Arial"/>
          </w:rPr>
          <w:t xml:space="preserve">registered </w:t>
        </w:r>
      </w:ins>
      <w:r>
        <w:rPr>
          <w:rFonts w:ascii="Arial" w:hAnsi="Arial"/>
        </w:rPr>
        <w:t xml:space="preserve">mail or that </w:t>
      </w:r>
      <w:del w:id="613" w:author="Samantha" w:date="2026-09-03T19:25:00Z" w16du:dateUtc="2026-09-03T11:25:00Z">
        <w:r w:rsidDel="008602BA">
          <w:rPr>
            <w:rFonts w:ascii="Arial" w:hAnsi="Arial"/>
          </w:rPr>
          <w:delText>the facsimile confirmation note or</w:delText>
        </w:r>
      </w:del>
      <w:del w:id="614" w:author="Samantha" w:date="2026-09-02T20:19:00Z" w16du:dateUtc="2026-09-02T12:19:00Z">
        <w:r w:rsidDel="00FC1103">
          <w:rPr>
            <w:rFonts w:ascii="Arial" w:hAnsi="Arial"/>
          </w:rPr>
          <w:delText xml:space="preserve"> electronic mail notification indicates the transmission was successful</w:delText>
        </w:r>
      </w:del>
      <w:ins w:id="615" w:author="Samantha" w:date="2026-09-02T20:19:00Z" w16du:dateUtc="2026-09-02T12:19:00Z">
        <w:r w:rsidR="00FC1103">
          <w:rPr>
            <w:rFonts w:ascii="Arial" w:hAnsi="Arial"/>
          </w:rPr>
          <w:t xml:space="preserve"> </w:t>
        </w:r>
        <w:r w:rsidR="00FC1103" w:rsidRPr="00FC1103">
          <w:rPr>
            <w:rFonts w:ascii="Arial" w:hAnsi="Arial"/>
          </w:rPr>
          <w:t>the sender has not received an automated delivery-failure notification</w:t>
        </w:r>
      </w:ins>
      <w:r>
        <w:rPr>
          <w:rFonts w:ascii="Arial" w:hAnsi="Arial" w:cs="Arial"/>
        </w:rPr>
        <w:t>.</w:t>
      </w:r>
    </w:p>
    <w:p w14:paraId="6D18A472" w14:textId="77777777" w:rsidR="00533295" w:rsidRDefault="00533295" w:rsidP="000E2856">
      <w:pPr>
        <w:spacing w:line="259" w:lineRule="auto"/>
        <w:ind w:left="720" w:hanging="720"/>
        <w:jc w:val="both"/>
        <w:rPr>
          <w:rFonts w:ascii="Arial" w:hAnsi="Arial"/>
        </w:rPr>
      </w:pPr>
    </w:p>
    <w:p w14:paraId="656996CF" w14:textId="77777777" w:rsidR="000E2856" w:rsidRDefault="000E2856" w:rsidP="000E2856">
      <w:pPr>
        <w:spacing w:line="259" w:lineRule="auto"/>
        <w:ind w:left="720" w:hanging="720"/>
        <w:jc w:val="both"/>
        <w:rPr>
          <w:rFonts w:ascii="Arial" w:hAnsi="Arial"/>
        </w:rPr>
      </w:pPr>
    </w:p>
    <w:p w14:paraId="1ECB6489" w14:textId="700A56D6" w:rsidR="000E2856" w:rsidRDefault="006E0F64" w:rsidP="00E27BC6">
      <w:pPr>
        <w:pStyle w:val="Heading2"/>
        <w:jc w:val="left"/>
      </w:pPr>
      <w:r>
        <w:t>2</w:t>
      </w:r>
      <w:r w:rsidR="008E7BCB">
        <w:t>0</w:t>
      </w:r>
      <w:r w:rsidR="000E2856">
        <w:tab/>
        <w:t>GOVERNING LAW</w:t>
      </w:r>
    </w:p>
    <w:p w14:paraId="7BDC8D5E" w14:textId="77777777" w:rsidR="000E2856" w:rsidRDefault="000E2856" w:rsidP="000E2856">
      <w:pPr>
        <w:spacing w:line="259" w:lineRule="auto"/>
        <w:ind w:left="720" w:hanging="720"/>
        <w:jc w:val="both"/>
        <w:rPr>
          <w:rFonts w:ascii="Arial" w:hAnsi="Arial"/>
        </w:rPr>
      </w:pPr>
    </w:p>
    <w:p w14:paraId="572858CA" w14:textId="7648A1A3" w:rsidR="000E2856" w:rsidRDefault="000E2856" w:rsidP="000E2856">
      <w:pPr>
        <w:spacing w:line="259" w:lineRule="auto"/>
        <w:ind w:left="720" w:hanging="720"/>
        <w:jc w:val="both"/>
        <w:rPr>
          <w:rFonts w:ascii="Arial" w:hAnsi="Arial"/>
        </w:rPr>
      </w:pPr>
      <w:r>
        <w:rPr>
          <w:rFonts w:ascii="Arial" w:hAnsi="Arial"/>
        </w:rPr>
        <w:tab/>
        <w:t xml:space="preserve">The validity and interpretation of this Agreement, and the legal relation of the parties to it, shall be governed by the laws of Singapore, and the Parties </w:t>
      </w:r>
      <w:r w:rsidR="00276F9D">
        <w:rPr>
          <w:rFonts w:ascii="Arial" w:hAnsi="Arial"/>
        </w:rPr>
        <w:t xml:space="preserve">hereby irrevocably </w:t>
      </w:r>
      <w:r>
        <w:rPr>
          <w:rFonts w:ascii="Arial" w:hAnsi="Arial"/>
        </w:rPr>
        <w:t xml:space="preserve">submit to the </w:t>
      </w:r>
      <w:r w:rsidR="00276F9D">
        <w:rPr>
          <w:rFonts w:ascii="Arial" w:hAnsi="Arial"/>
        </w:rPr>
        <w:t xml:space="preserve">exclusive </w:t>
      </w:r>
      <w:r>
        <w:rPr>
          <w:rFonts w:ascii="Arial" w:hAnsi="Arial"/>
        </w:rPr>
        <w:t>jurisdic</w:t>
      </w:r>
      <w:r w:rsidR="00276F9D">
        <w:rPr>
          <w:rFonts w:ascii="Arial" w:hAnsi="Arial"/>
        </w:rPr>
        <w:t>tion of the courts</w:t>
      </w:r>
      <w:r>
        <w:rPr>
          <w:rFonts w:ascii="Arial" w:hAnsi="Arial"/>
        </w:rPr>
        <w:t xml:space="preserve"> of Singapore</w:t>
      </w:r>
      <w:commentRangeStart w:id="616"/>
      <w:ins w:id="617" w:author="Samantha" w:date="2026-09-01T19:48:00Z" w16du:dateUtc="2026-09-01T11:48:00Z">
        <w:r w:rsidR="004C5B03">
          <w:rPr>
            <w:rFonts w:ascii="Arial" w:hAnsi="Arial"/>
          </w:rPr>
          <w:t xml:space="preserve"> </w:t>
        </w:r>
      </w:ins>
      <w:commentRangeEnd w:id="616"/>
      <w:r w:rsidR="008602BA" w:rsidRPr="004C5B03">
        <w:rPr>
          <w:rStyle w:val="CommentReference"/>
          <w:rFonts w:ascii="Arial" w:hAnsi="Arial"/>
          <w:sz w:val="20"/>
          <w:szCs w:val="20"/>
        </w:rPr>
        <w:commentReference w:id="616"/>
      </w:r>
      <w:ins w:id="618" w:author="Samantha" w:date="2026-09-01T19:48:00Z" w16du:dateUtc="2026-09-01T11:48:00Z">
        <w:r w:rsidR="004C5B03" w:rsidRPr="004C5B03">
          <w:rPr>
            <w:rFonts w:ascii="Arial" w:hAnsi="Arial"/>
          </w:rPr>
          <w:t>for the purposes of any court proceedings permitted in support of, or in connection with, the arbitration under Clause 18, including interim relief, enforcement of arbitral awards or challenges to arbitral awards</w:t>
        </w:r>
      </w:ins>
      <w:r>
        <w:rPr>
          <w:rFonts w:ascii="Arial" w:hAnsi="Arial"/>
        </w:rPr>
        <w:t>.</w:t>
      </w:r>
    </w:p>
    <w:p w14:paraId="41E33126" w14:textId="77777777" w:rsidR="00FD04FB" w:rsidRDefault="00FD04FB" w:rsidP="000E2856">
      <w:pPr>
        <w:spacing w:line="259" w:lineRule="auto"/>
        <w:ind w:left="720" w:hanging="720"/>
        <w:jc w:val="both"/>
        <w:rPr>
          <w:rFonts w:ascii="Arial" w:hAnsi="Arial"/>
        </w:rPr>
      </w:pPr>
    </w:p>
    <w:p w14:paraId="43E14AA2" w14:textId="77777777" w:rsidR="000E2856" w:rsidRDefault="000E2856" w:rsidP="000E2856">
      <w:pPr>
        <w:spacing w:line="259" w:lineRule="auto"/>
        <w:ind w:left="720" w:hanging="720"/>
        <w:jc w:val="both"/>
        <w:rPr>
          <w:rFonts w:ascii="Arial" w:hAnsi="Arial"/>
        </w:rPr>
      </w:pPr>
    </w:p>
    <w:p w14:paraId="34F8FBCC" w14:textId="6F4FE19F" w:rsidR="000E2856" w:rsidRDefault="003B0485" w:rsidP="00E27BC6">
      <w:pPr>
        <w:pStyle w:val="Heading2"/>
        <w:jc w:val="left"/>
      </w:pPr>
      <w:r>
        <w:t>2</w:t>
      </w:r>
      <w:r w:rsidR="008E7BCB">
        <w:t>1</w:t>
      </w:r>
      <w:r w:rsidR="000E2856">
        <w:tab/>
        <w:t>ENTIRE AGREEMENT</w:t>
      </w:r>
    </w:p>
    <w:p w14:paraId="4EE09DDF" w14:textId="77777777" w:rsidR="000E2856" w:rsidRDefault="000E2856" w:rsidP="000E2856">
      <w:pPr>
        <w:spacing w:line="259" w:lineRule="auto"/>
        <w:ind w:left="720" w:hanging="720"/>
        <w:jc w:val="both"/>
        <w:rPr>
          <w:rFonts w:ascii="Arial" w:hAnsi="Arial"/>
        </w:rPr>
      </w:pPr>
    </w:p>
    <w:p w14:paraId="1A1548E8" w14:textId="5E86A85C" w:rsidR="000E2856" w:rsidRDefault="000E2856" w:rsidP="000E2856">
      <w:pPr>
        <w:spacing w:line="259" w:lineRule="auto"/>
        <w:ind w:left="720" w:hanging="720"/>
        <w:jc w:val="both"/>
        <w:rPr>
          <w:rFonts w:ascii="Arial" w:hAnsi="Arial"/>
        </w:rPr>
      </w:pPr>
      <w:r>
        <w:rPr>
          <w:rFonts w:ascii="Arial" w:hAnsi="Arial"/>
        </w:rPr>
        <w:tab/>
        <w:t xml:space="preserve">Unless otherwise expressly specified, this Agreement embodies the </w:t>
      </w:r>
      <w:r w:rsidR="00276F9D">
        <w:rPr>
          <w:rFonts w:ascii="Arial" w:hAnsi="Arial"/>
        </w:rPr>
        <w:t>entire understanding between Ngee Ann Polytechnic</w:t>
      </w:r>
      <w:r>
        <w:rPr>
          <w:rFonts w:ascii="Arial" w:hAnsi="Arial"/>
        </w:rPr>
        <w:t xml:space="preserve"> and </w:t>
      </w:r>
      <w:r w:rsidR="004C588A">
        <w:rPr>
          <w:rFonts w:ascii="Arial" w:hAnsi="Arial"/>
        </w:rPr>
        <w:t>Company</w:t>
      </w:r>
      <w:r>
        <w:rPr>
          <w:rFonts w:ascii="Arial" w:hAnsi="Arial"/>
        </w:rPr>
        <w:t xml:space="preserve"> in respect of the Project</w:t>
      </w:r>
      <w:r w:rsidR="00445481">
        <w:rPr>
          <w:rFonts w:ascii="Arial" w:hAnsi="Arial"/>
        </w:rPr>
        <w:t>,</w:t>
      </w:r>
      <w:r>
        <w:rPr>
          <w:rFonts w:ascii="Arial" w:hAnsi="Arial"/>
        </w:rPr>
        <w:t xml:space="preserve"> and any prior or contemporaneous representations, either oral or written, are hereby superseded. No amendments or changes to this Agreement shall be effective unless made in writing and signed by authorised representatives of the Parties</w:t>
      </w:r>
      <w:ins w:id="619" w:author="Samantha" w:date="2026-08-31T20:30:00Z" w16du:dateUtc="2026-08-31T12:30:00Z">
        <w:r w:rsidR="00FB35E8" w:rsidRPr="00FB35E8">
          <w:rPr>
            <w:rFonts w:ascii="Arial" w:hAnsi="Arial"/>
          </w:rPr>
          <w:t>, and</w:t>
        </w:r>
        <w:commentRangeStart w:id="620"/>
        <w:r w:rsidR="00FB35E8" w:rsidRPr="00FB35E8">
          <w:rPr>
            <w:rFonts w:ascii="Arial" w:hAnsi="Arial"/>
          </w:rPr>
          <w:t xml:space="preserve"> </w:t>
        </w:r>
      </w:ins>
      <w:commentRangeEnd w:id="620"/>
      <w:r w:rsidR="00F06677" w:rsidRPr="00FB35E8">
        <w:rPr>
          <w:rStyle w:val="CommentReference"/>
          <w:rFonts w:ascii="Arial" w:hAnsi="Arial"/>
          <w:sz w:val="20"/>
          <w:szCs w:val="20"/>
        </w:rPr>
        <w:commentReference w:id="620"/>
      </w:r>
      <w:ins w:id="621" w:author="Samantha" w:date="2026-08-31T20:30:00Z" w16du:dateUtc="2026-08-31T12:30:00Z">
        <w:r w:rsidR="00FB35E8" w:rsidRPr="00FB35E8">
          <w:rPr>
            <w:rFonts w:ascii="Arial" w:hAnsi="Arial"/>
          </w:rPr>
          <w:t>this requirement shall be deemed satisfied where signatures are exchanged electronically on scanned copies via fax or email (PDF scan), or where an electronic signature process is used (</w:t>
        </w:r>
      </w:ins>
      <w:ins w:id="622" w:author="Samantha" w:date="2026-08-31T20:31:00Z" w16du:dateUtc="2026-08-31T12:31:00Z">
        <w:r w:rsidR="00FB35E8">
          <w:rPr>
            <w:rFonts w:ascii="Arial" w:hAnsi="Arial"/>
          </w:rPr>
          <w:t xml:space="preserve">e.g. </w:t>
        </w:r>
      </w:ins>
      <w:ins w:id="623" w:author="Samantha" w:date="2026-08-31T20:30:00Z" w16du:dateUtc="2026-08-31T12:30:00Z">
        <w:r w:rsidR="00FB35E8" w:rsidRPr="00FB35E8">
          <w:rPr>
            <w:rFonts w:ascii="Arial" w:hAnsi="Arial"/>
          </w:rPr>
          <w:t>DocuSign or Adobe Sign). This requirement may only be waived or amended in writing in accordance with this Clause</w:t>
        </w:r>
      </w:ins>
      <w:r>
        <w:rPr>
          <w:rFonts w:ascii="Arial" w:hAnsi="Arial"/>
        </w:rPr>
        <w:t>.</w:t>
      </w:r>
      <w:ins w:id="624" w:author="Samantha" w:date="2026-08-31T20:28:00Z" w16du:dateUtc="2026-08-31T12:28:00Z">
        <w:r w:rsidR="00FB35E8">
          <w:rPr>
            <w:rFonts w:ascii="Arial" w:hAnsi="Arial"/>
          </w:rPr>
          <w:t xml:space="preserve"> </w:t>
        </w:r>
      </w:ins>
      <w:commentRangeStart w:id="625"/>
      <w:ins w:id="626" w:author="Samantha" w:date="2026-08-31T20:18:00Z" w16du:dateUtc="2026-08-31T12:18:00Z">
        <w:r w:rsidR="00FB35E8" w:rsidRPr="00FB35E8">
          <w:rPr>
            <w:rFonts w:ascii="Arial" w:hAnsi="Arial"/>
          </w:rPr>
          <w:t xml:space="preserve">For </w:t>
        </w:r>
      </w:ins>
      <w:commentRangeEnd w:id="625"/>
      <w:r w:rsidR="00F06677" w:rsidRPr="00FB35E8">
        <w:rPr>
          <w:rStyle w:val="CommentReference"/>
          <w:rFonts w:ascii="Arial" w:hAnsi="Arial"/>
          <w:sz w:val="20"/>
          <w:szCs w:val="20"/>
        </w:rPr>
        <w:commentReference w:id="625"/>
      </w:r>
      <w:ins w:id="627" w:author="Samantha" w:date="2026-08-31T20:18:00Z" w16du:dateUtc="2026-08-31T12:18:00Z">
        <w:r w:rsidR="00FB35E8" w:rsidRPr="00FB35E8">
          <w:rPr>
            <w:rFonts w:ascii="Arial" w:hAnsi="Arial"/>
          </w:rPr>
          <w:t>the avoidance of doubt, any obligations, conditions, requirements or liabilities arising under or in connection with any Grant shall not apply to or be binding upon the Company unless expressly set out in this Agreement or otherwise expressly agreed in writing by the Company.</w:t>
        </w:r>
      </w:ins>
    </w:p>
    <w:p w14:paraId="3D9ABE67" w14:textId="77777777" w:rsidR="00FD04FB" w:rsidRDefault="00FD04FB" w:rsidP="000E2856">
      <w:pPr>
        <w:spacing w:line="259" w:lineRule="auto"/>
        <w:ind w:left="720" w:hanging="720"/>
        <w:jc w:val="both"/>
        <w:rPr>
          <w:rFonts w:ascii="Arial" w:hAnsi="Arial"/>
        </w:rPr>
      </w:pPr>
    </w:p>
    <w:p w14:paraId="74875240" w14:textId="77777777" w:rsidR="000E2856" w:rsidRDefault="000E2856" w:rsidP="000E2856">
      <w:pPr>
        <w:spacing w:line="259" w:lineRule="auto"/>
        <w:ind w:left="720" w:hanging="720"/>
        <w:jc w:val="both"/>
        <w:rPr>
          <w:rFonts w:ascii="Arial" w:hAnsi="Arial"/>
        </w:rPr>
      </w:pPr>
    </w:p>
    <w:p w14:paraId="066B637B" w14:textId="2985EA69" w:rsidR="000E2856" w:rsidRDefault="003B0485" w:rsidP="00E27BC6">
      <w:pPr>
        <w:pStyle w:val="Heading2"/>
        <w:jc w:val="left"/>
      </w:pPr>
      <w:r>
        <w:t>2</w:t>
      </w:r>
      <w:r w:rsidR="008E7BCB">
        <w:t>2</w:t>
      </w:r>
      <w:r w:rsidR="000E2856">
        <w:tab/>
        <w:t>GENERAL</w:t>
      </w:r>
    </w:p>
    <w:p w14:paraId="60D40D78" w14:textId="77777777" w:rsidR="000E2856" w:rsidRDefault="000E2856" w:rsidP="000E2856">
      <w:pPr>
        <w:spacing w:line="259" w:lineRule="auto"/>
        <w:ind w:left="720" w:hanging="720"/>
        <w:jc w:val="both"/>
        <w:rPr>
          <w:rFonts w:ascii="Arial" w:hAnsi="Arial"/>
        </w:rPr>
      </w:pPr>
    </w:p>
    <w:p w14:paraId="42159FBE" w14:textId="4068926B" w:rsidR="000E2856" w:rsidRDefault="003B0485" w:rsidP="000E2856">
      <w:pPr>
        <w:spacing w:line="259" w:lineRule="auto"/>
        <w:ind w:left="720" w:hanging="720"/>
        <w:jc w:val="both"/>
        <w:rPr>
          <w:rFonts w:ascii="Arial" w:hAnsi="Arial"/>
        </w:rPr>
      </w:pPr>
      <w:r>
        <w:rPr>
          <w:rFonts w:ascii="Arial" w:hAnsi="Arial"/>
        </w:rPr>
        <w:t>2</w:t>
      </w:r>
      <w:r w:rsidR="008E7BCB">
        <w:rPr>
          <w:rFonts w:ascii="Arial" w:hAnsi="Arial"/>
        </w:rPr>
        <w:t>2</w:t>
      </w:r>
      <w:r w:rsidR="000E2856">
        <w:rPr>
          <w:rFonts w:ascii="Arial" w:hAnsi="Arial"/>
        </w:rPr>
        <w:t>.1</w:t>
      </w:r>
      <w:r w:rsidR="000E2856">
        <w:rPr>
          <w:rFonts w:ascii="Arial" w:hAnsi="Arial"/>
        </w:rPr>
        <w:tab/>
        <w:t>No exercise or failure to exercise or delay in exercising any right power or remedy vested in any Party under or pursuant to this Agreement shall constitute a waiver by that Party of that or any other right power or remedy.</w:t>
      </w:r>
    </w:p>
    <w:p w14:paraId="529E0C1F" w14:textId="77777777" w:rsidR="000E2856" w:rsidRDefault="000E2856" w:rsidP="000E2856">
      <w:pPr>
        <w:spacing w:line="259" w:lineRule="auto"/>
        <w:ind w:left="720" w:hanging="720"/>
        <w:jc w:val="both"/>
        <w:rPr>
          <w:rFonts w:ascii="Arial" w:hAnsi="Arial"/>
        </w:rPr>
      </w:pPr>
    </w:p>
    <w:p w14:paraId="1443E1C6" w14:textId="7105C013" w:rsidR="000E2856" w:rsidRDefault="003B0485" w:rsidP="000E2856">
      <w:pPr>
        <w:spacing w:line="259" w:lineRule="auto"/>
        <w:ind w:left="720" w:hanging="720"/>
        <w:jc w:val="both"/>
        <w:rPr>
          <w:rFonts w:ascii="Arial" w:hAnsi="Arial"/>
        </w:rPr>
      </w:pPr>
      <w:r>
        <w:rPr>
          <w:rFonts w:ascii="Arial" w:hAnsi="Arial"/>
        </w:rPr>
        <w:t>2</w:t>
      </w:r>
      <w:r w:rsidR="008E7BCB">
        <w:rPr>
          <w:rFonts w:ascii="Arial" w:hAnsi="Arial"/>
        </w:rPr>
        <w:t>2</w:t>
      </w:r>
      <w:r w:rsidR="000E2856">
        <w:rPr>
          <w:rFonts w:ascii="Arial" w:hAnsi="Arial"/>
        </w:rPr>
        <w:t>.2</w:t>
      </w:r>
      <w:r w:rsidR="000E2856">
        <w:rPr>
          <w:rFonts w:ascii="Arial" w:hAnsi="Arial"/>
        </w:rPr>
        <w:tab/>
        <w:t>The Parties shall co-operate with one another and execute and deliver to each other such instruments and documents and take such other action as may be reasonably requested from time to time in order to carry out and confirm the rights and the intended purpose of this Agreement.</w:t>
      </w:r>
    </w:p>
    <w:p w14:paraId="0B391A9C" w14:textId="77777777" w:rsidR="000E2856" w:rsidRDefault="000E2856" w:rsidP="000E2856">
      <w:pPr>
        <w:spacing w:line="259" w:lineRule="auto"/>
        <w:ind w:left="720" w:hanging="720"/>
        <w:jc w:val="both"/>
        <w:rPr>
          <w:rFonts w:ascii="Arial" w:hAnsi="Arial"/>
        </w:rPr>
      </w:pPr>
    </w:p>
    <w:p w14:paraId="28BE968F" w14:textId="2DE27B10" w:rsidR="000E2856" w:rsidRDefault="003B0485" w:rsidP="000E2856">
      <w:pPr>
        <w:spacing w:line="259" w:lineRule="auto"/>
        <w:ind w:left="720" w:hanging="720"/>
        <w:jc w:val="both"/>
        <w:rPr>
          <w:rFonts w:ascii="Arial" w:hAnsi="Arial"/>
        </w:rPr>
      </w:pPr>
      <w:r>
        <w:rPr>
          <w:rFonts w:ascii="Arial" w:hAnsi="Arial"/>
        </w:rPr>
        <w:t>2</w:t>
      </w:r>
      <w:r w:rsidR="008E7BCB">
        <w:rPr>
          <w:rFonts w:ascii="Arial" w:hAnsi="Arial"/>
        </w:rPr>
        <w:t>2</w:t>
      </w:r>
      <w:r w:rsidR="000E2856">
        <w:rPr>
          <w:rFonts w:ascii="Arial" w:hAnsi="Arial"/>
        </w:rPr>
        <w:t>.3</w:t>
      </w:r>
      <w:r w:rsidR="000E2856">
        <w:rPr>
          <w:rFonts w:ascii="Arial" w:hAnsi="Arial"/>
        </w:rPr>
        <w:tab/>
        <w:t xml:space="preserve">In the event that any term, condition or provision of this Agreement is held to be a violation of any applicable law statute or regulation, the same shall be deemed to be deleted from this Agreement and shall be of no force and effect and this Agreement shall remain in full force and effect as if such term, condition or provision had not originally been contained in this Agreement. Notwithstanding the above, in the event of any such deletion, the Parties shall negotiate in good faith in order to </w:t>
      </w:r>
      <w:r w:rsidR="000E2856">
        <w:rPr>
          <w:rFonts w:ascii="Arial" w:hAnsi="Arial"/>
        </w:rPr>
        <w:lastRenderedPageBreak/>
        <w:t>agree on the terms of a mutually acceptable and satisfactory alternative provision in place of the provision so deleted</w:t>
      </w:r>
      <w:ins w:id="628" w:author="Samantha" w:date="2026-08-31T20:20:00Z" w16du:dateUtc="2026-08-31T12:20:00Z">
        <w:r w:rsidR="00FB35E8">
          <w:rPr>
            <w:rFonts w:ascii="Arial" w:hAnsi="Arial"/>
          </w:rPr>
          <w:t xml:space="preserve"> </w:t>
        </w:r>
        <w:r w:rsidR="00FB35E8" w:rsidRPr="00FB35E8">
          <w:rPr>
            <w:rFonts w:ascii="Arial" w:hAnsi="Arial"/>
          </w:rPr>
          <w:t>that reflects the original commercial intent as closely as legally possible</w:t>
        </w:r>
      </w:ins>
      <w:r w:rsidR="000E2856">
        <w:rPr>
          <w:rFonts w:ascii="Arial" w:hAnsi="Arial"/>
        </w:rPr>
        <w:t>.</w:t>
      </w:r>
    </w:p>
    <w:p w14:paraId="32A2B528" w14:textId="77777777" w:rsidR="000E2856" w:rsidRDefault="000E2856" w:rsidP="000E2856">
      <w:pPr>
        <w:spacing w:line="259" w:lineRule="auto"/>
        <w:ind w:left="720" w:hanging="720"/>
        <w:jc w:val="both"/>
        <w:rPr>
          <w:rFonts w:ascii="Arial" w:hAnsi="Arial"/>
        </w:rPr>
      </w:pPr>
    </w:p>
    <w:p w14:paraId="270C84C4" w14:textId="2252E7AF" w:rsidR="000E2856" w:rsidRDefault="008E7BCB" w:rsidP="000E2856">
      <w:pPr>
        <w:spacing w:line="259" w:lineRule="auto"/>
        <w:ind w:left="720" w:hanging="720"/>
        <w:jc w:val="both"/>
        <w:rPr>
          <w:rFonts w:ascii="Arial" w:hAnsi="Arial"/>
        </w:rPr>
      </w:pPr>
      <w:r>
        <w:rPr>
          <w:rFonts w:ascii="Arial" w:hAnsi="Arial"/>
        </w:rPr>
        <w:t>22</w:t>
      </w:r>
      <w:r w:rsidR="000E2856">
        <w:rPr>
          <w:rFonts w:ascii="Arial" w:hAnsi="Arial"/>
        </w:rPr>
        <w:t>.4</w:t>
      </w:r>
      <w:r w:rsidR="000E2856">
        <w:rPr>
          <w:rFonts w:ascii="Arial" w:hAnsi="Arial"/>
        </w:rPr>
        <w:tab/>
        <w:t xml:space="preserve">This Agreement may be executed in any number of counterparts or duplicates each of which shall be </w:t>
      </w:r>
      <w:ins w:id="629" w:author="Samantha" w:date="2026-08-31T20:21:00Z" w16du:dateUtc="2026-08-31T12:21:00Z">
        <w:r w:rsidR="00FB35E8">
          <w:rPr>
            <w:rFonts w:ascii="Arial" w:hAnsi="Arial"/>
          </w:rPr>
          <w:t xml:space="preserve">deemed </w:t>
        </w:r>
      </w:ins>
      <w:r w:rsidR="000E2856">
        <w:rPr>
          <w:rFonts w:ascii="Arial" w:hAnsi="Arial"/>
        </w:rPr>
        <w:t xml:space="preserve">an original but </w:t>
      </w:r>
      <w:ins w:id="630" w:author="Samantha" w:date="2026-08-31T20:21:00Z" w16du:dateUtc="2026-08-31T12:21:00Z">
        <w:r w:rsidR="00FB35E8">
          <w:rPr>
            <w:rFonts w:ascii="Arial" w:hAnsi="Arial"/>
          </w:rPr>
          <w:t xml:space="preserve">all </w:t>
        </w:r>
      </w:ins>
      <w:r w:rsidR="000E2856">
        <w:rPr>
          <w:rFonts w:ascii="Arial" w:hAnsi="Arial"/>
        </w:rPr>
        <w:t>such counterparts or duplicates shall together constitute but one and the same agreement.</w:t>
      </w:r>
    </w:p>
    <w:p w14:paraId="43914AB2" w14:textId="77777777" w:rsidR="00276F9D" w:rsidRDefault="00276F9D" w:rsidP="000E2856">
      <w:pPr>
        <w:spacing w:line="259" w:lineRule="auto"/>
        <w:ind w:left="720" w:hanging="720"/>
        <w:jc w:val="both"/>
        <w:rPr>
          <w:rFonts w:ascii="Arial" w:hAnsi="Arial"/>
        </w:rPr>
      </w:pPr>
    </w:p>
    <w:p w14:paraId="37EB63C9" w14:textId="77777777" w:rsidR="00276F9D" w:rsidRDefault="00276F9D" w:rsidP="000E2856">
      <w:pPr>
        <w:spacing w:line="259" w:lineRule="auto"/>
        <w:ind w:left="720" w:hanging="720"/>
        <w:jc w:val="both"/>
        <w:rPr>
          <w:rFonts w:ascii="Arial" w:hAnsi="Arial"/>
        </w:rPr>
        <w:sectPr w:rsidR="00276F9D" w:rsidSect="00851550">
          <w:headerReference w:type="default" r:id="rId16"/>
          <w:footerReference w:type="default" r:id="rId17"/>
          <w:pgSz w:w="12240" w:h="15840"/>
          <w:pgMar w:top="1440" w:right="1440" w:bottom="1440" w:left="1440" w:header="720" w:footer="720" w:gutter="0"/>
          <w:cols w:space="720"/>
          <w:docGrid w:linePitch="360"/>
        </w:sectPr>
      </w:pPr>
    </w:p>
    <w:p w14:paraId="63BBC80C" w14:textId="77777777" w:rsidR="000E2856" w:rsidRDefault="000E2856" w:rsidP="000E2856">
      <w:pPr>
        <w:spacing w:line="259" w:lineRule="auto"/>
        <w:ind w:left="720" w:hanging="720"/>
        <w:jc w:val="both"/>
        <w:rPr>
          <w:rFonts w:ascii="Arial" w:hAnsi="Arial"/>
        </w:rPr>
      </w:pPr>
    </w:p>
    <w:p w14:paraId="35F65159" w14:textId="77777777" w:rsidR="000E2856" w:rsidRDefault="000E2856" w:rsidP="000E2856">
      <w:pPr>
        <w:spacing w:line="259" w:lineRule="auto"/>
        <w:ind w:left="720" w:hanging="720"/>
        <w:jc w:val="both"/>
        <w:rPr>
          <w:rFonts w:ascii="Arial" w:hAnsi="Arial"/>
        </w:rPr>
      </w:pPr>
      <w:r>
        <w:rPr>
          <w:rFonts w:ascii="Arial" w:hAnsi="Arial"/>
        </w:rPr>
        <w:tab/>
        <w:t>AS WITNESS the hands of the parties hereto the day and year as set forth hereunder</w:t>
      </w:r>
    </w:p>
    <w:p w14:paraId="7A8DF952" w14:textId="7388B4C7" w:rsidR="000E2856" w:rsidRDefault="000E2856" w:rsidP="000E2856">
      <w:pPr>
        <w:spacing w:line="259" w:lineRule="auto"/>
        <w:ind w:left="720" w:hanging="720"/>
        <w:jc w:val="both"/>
        <w:rPr>
          <w:rFonts w:ascii="Arial" w:hAnsi="Arial"/>
        </w:rPr>
      </w:pPr>
    </w:p>
    <w:tbl>
      <w:tblPr>
        <w:tblW w:w="0" w:type="auto"/>
        <w:tblInd w:w="-107" w:type="dxa"/>
        <w:tblLayout w:type="fixed"/>
        <w:tblCellMar>
          <w:left w:w="107" w:type="dxa"/>
          <w:right w:w="107" w:type="dxa"/>
        </w:tblCellMar>
        <w:tblLook w:val="04A0" w:firstRow="1" w:lastRow="0" w:firstColumn="1" w:lastColumn="0" w:noHBand="0" w:noVBand="1"/>
      </w:tblPr>
      <w:tblGrid>
        <w:gridCol w:w="4067"/>
        <w:gridCol w:w="630"/>
        <w:gridCol w:w="4341"/>
      </w:tblGrid>
      <w:tr w:rsidR="000E2856" w14:paraId="62DD757E" w14:textId="77777777" w:rsidTr="000E2856">
        <w:tc>
          <w:tcPr>
            <w:tcW w:w="4067" w:type="dxa"/>
            <w:hideMark/>
          </w:tcPr>
          <w:p w14:paraId="33A2C31D" w14:textId="77777777" w:rsidR="000E2856" w:rsidRDefault="000E2856" w:rsidP="009F3D1A">
            <w:pPr>
              <w:spacing w:line="276" w:lineRule="auto"/>
              <w:jc w:val="center"/>
              <w:rPr>
                <w:rFonts w:ascii="Arial" w:hAnsi="Arial"/>
                <w:b/>
              </w:rPr>
            </w:pPr>
            <w:r>
              <w:rPr>
                <w:rFonts w:ascii="Arial" w:hAnsi="Arial"/>
                <w:b/>
              </w:rPr>
              <w:t>SIGNED by for and on behalf of the</w:t>
            </w:r>
          </w:p>
        </w:tc>
        <w:tc>
          <w:tcPr>
            <w:tcW w:w="630" w:type="dxa"/>
          </w:tcPr>
          <w:p w14:paraId="062400FC" w14:textId="77777777" w:rsidR="000E2856" w:rsidRDefault="000E2856" w:rsidP="009F3D1A">
            <w:pPr>
              <w:spacing w:line="276" w:lineRule="auto"/>
              <w:jc w:val="both"/>
              <w:rPr>
                <w:rFonts w:ascii="Arial" w:hAnsi="Arial"/>
              </w:rPr>
            </w:pPr>
          </w:p>
        </w:tc>
        <w:tc>
          <w:tcPr>
            <w:tcW w:w="4341" w:type="dxa"/>
            <w:hideMark/>
          </w:tcPr>
          <w:p w14:paraId="2E468808" w14:textId="77777777" w:rsidR="000E2856" w:rsidRDefault="000E2856" w:rsidP="009F3D1A">
            <w:pPr>
              <w:pStyle w:val="Heading2"/>
              <w:spacing w:line="276" w:lineRule="auto"/>
            </w:pPr>
            <w:r>
              <w:t>SIGNED by for and on behalf of</w:t>
            </w:r>
          </w:p>
        </w:tc>
      </w:tr>
      <w:tr w:rsidR="000E2856" w14:paraId="32EDEAE5" w14:textId="77777777" w:rsidTr="000E2856">
        <w:tc>
          <w:tcPr>
            <w:tcW w:w="4067" w:type="dxa"/>
            <w:hideMark/>
          </w:tcPr>
          <w:p w14:paraId="64F153C3" w14:textId="77777777" w:rsidR="000E2856" w:rsidRDefault="008B62A7" w:rsidP="009F3D1A">
            <w:pPr>
              <w:spacing w:line="276" w:lineRule="auto"/>
              <w:jc w:val="center"/>
              <w:rPr>
                <w:rFonts w:ascii="Arial" w:hAnsi="Arial"/>
                <w:b/>
              </w:rPr>
            </w:pPr>
            <w:r>
              <w:rPr>
                <w:rFonts w:ascii="Arial" w:hAnsi="Arial"/>
                <w:b/>
              </w:rPr>
              <w:t>NGEE ANN POLYTECHNIC</w:t>
            </w:r>
            <w:r w:rsidR="000E2856">
              <w:rPr>
                <w:rFonts w:ascii="Arial" w:hAnsi="Arial"/>
                <w:b/>
              </w:rPr>
              <w:t xml:space="preserve"> </w:t>
            </w:r>
          </w:p>
          <w:p w14:paraId="19275CBF" w14:textId="77777777" w:rsidR="000E2856" w:rsidRDefault="000E2856" w:rsidP="009F3D1A">
            <w:pPr>
              <w:spacing w:line="276" w:lineRule="auto"/>
              <w:jc w:val="center"/>
              <w:rPr>
                <w:rFonts w:ascii="Arial" w:hAnsi="Arial"/>
                <w:b/>
              </w:rPr>
            </w:pPr>
          </w:p>
        </w:tc>
        <w:tc>
          <w:tcPr>
            <w:tcW w:w="630" w:type="dxa"/>
          </w:tcPr>
          <w:p w14:paraId="161DDD5C" w14:textId="77777777" w:rsidR="000E2856" w:rsidRDefault="000E2856" w:rsidP="009F3D1A">
            <w:pPr>
              <w:spacing w:line="276" w:lineRule="auto"/>
              <w:jc w:val="both"/>
              <w:rPr>
                <w:rFonts w:ascii="Arial" w:hAnsi="Arial"/>
              </w:rPr>
            </w:pPr>
          </w:p>
        </w:tc>
        <w:tc>
          <w:tcPr>
            <w:tcW w:w="4341" w:type="dxa"/>
            <w:hideMark/>
          </w:tcPr>
          <w:p w14:paraId="12C1E153" w14:textId="0A513D7B" w:rsidR="000E2856" w:rsidRDefault="004C588A" w:rsidP="009F3D1A">
            <w:pPr>
              <w:spacing w:line="276" w:lineRule="auto"/>
              <w:jc w:val="center"/>
              <w:rPr>
                <w:rFonts w:ascii="Arial" w:hAnsi="Arial"/>
                <w:b/>
              </w:rPr>
            </w:pPr>
            <w:r>
              <w:rPr>
                <w:rFonts w:ascii="Arial" w:hAnsi="Arial"/>
                <w:b/>
              </w:rPr>
              <w:t>COMPANY</w:t>
            </w:r>
          </w:p>
        </w:tc>
      </w:tr>
      <w:tr w:rsidR="000E2856" w14:paraId="1A4012EE" w14:textId="77777777" w:rsidTr="000E2856">
        <w:tc>
          <w:tcPr>
            <w:tcW w:w="4067" w:type="dxa"/>
            <w:tcBorders>
              <w:top w:val="nil"/>
              <w:left w:val="nil"/>
              <w:bottom w:val="single" w:sz="6" w:space="0" w:color="auto"/>
              <w:right w:val="nil"/>
            </w:tcBorders>
          </w:tcPr>
          <w:p w14:paraId="6C592071" w14:textId="0BAF2694" w:rsidR="000E2856" w:rsidRPr="009F3D1A" w:rsidRDefault="006257FE" w:rsidP="009F3D1A">
            <w:pPr>
              <w:spacing w:line="276" w:lineRule="auto"/>
              <w:jc w:val="both"/>
              <w:rPr>
                <w:rFonts w:ascii="Arial" w:hAnsi="Arial"/>
              </w:rPr>
            </w:pPr>
            <w:r>
              <w:rPr>
                <w:rFonts w:ascii="Arial" w:hAnsi="Arial"/>
              </w:rPr>
              <w:pict w14:anchorId="4B2CAB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2.55pt;height:95.45pt">
                  <v:imagedata r:id="rId18" o:title=""/>
                  <o:lock v:ext="edit" ungrouping="t" rotation="t" cropping="t" verticies="t" text="t" grouping="t"/>
                  <o:signatureline v:ext="edit" id="{890EBC6E-E6CA-4C10-9125-9A28795AF282}" provid="{00000000-0000-0000-0000-000000000000}" o:suggestedsigner="Name" o:suggestedsigner2="Title" issignatureline="t"/>
                </v:shape>
              </w:pict>
            </w:r>
          </w:p>
        </w:tc>
        <w:tc>
          <w:tcPr>
            <w:tcW w:w="630" w:type="dxa"/>
          </w:tcPr>
          <w:p w14:paraId="323E734E" w14:textId="77777777" w:rsidR="000E2856" w:rsidRDefault="000E2856" w:rsidP="009F3D1A">
            <w:pPr>
              <w:spacing w:line="276" w:lineRule="auto"/>
              <w:jc w:val="both"/>
              <w:rPr>
                <w:rFonts w:ascii="Arial" w:hAnsi="Arial"/>
              </w:rPr>
            </w:pPr>
          </w:p>
          <w:p w14:paraId="20DA52AD" w14:textId="77777777" w:rsidR="000E2856" w:rsidRDefault="000E2856" w:rsidP="009F3D1A">
            <w:pPr>
              <w:spacing w:line="276" w:lineRule="auto"/>
              <w:jc w:val="both"/>
              <w:rPr>
                <w:rFonts w:ascii="Arial" w:hAnsi="Arial"/>
              </w:rPr>
            </w:pPr>
          </w:p>
          <w:p w14:paraId="72A27A6E" w14:textId="77777777" w:rsidR="000E2856" w:rsidRDefault="000E2856" w:rsidP="009F3D1A">
            <w:pPr>
              <w:spacing w:line="276" w:lineRule="auto"/>
              <w:jc w:val="both"/>
              <w:rPr>
                <w:rFonts w:ascii="Arial" w:hAnsi="Arial"/>
              </w:rPr>
            </w:pPr>
          </w:p>
          <w:p w14:paraId="5E3FC805" w14:textId="77777777" w:rsidR="000E2856" w:rsidRDefault="000E2856" w:rsidP="009F3D1A">
            <w:pPr>
              <w:spacing w:line="276" w:lineRule="auto"/>
              <w:jc w:val="both"/>
              <w:rPr>
                <w:rFonts w:ascii="Arial" w:hAnsi="Arial"/>
              </w:rPr>
            </w:pPr>
          </w:p>
          <w:p w14:paraId="4FE93D9C" w14:textId="77777777" w:rsidR="000E2856" w:rsidRDefault="000E2856" w:rsidP="009F3D1A">
            <w:pPr>
              <w:spacing w:line="276" w:lineRule="auto"/>
              <w:jc w:val="both"/>
              <w:rPr>
                <w:rFonts w:ascii="Arial" w:hAnsi="Arial"/>
              </w:rPr>
            </w:pPr>
          </w:p>
        </w:tc>
        <w:tc>
          <w:tcPr>
            <w:tcW w:w="4341" w:type="dxa"/>
          </w:tcPr>
          <w:p w14:paraId="6C65D8EE" w14:textId="07932734" w:rsidR="000E2856" w:rsidRPr="001F266D" w:rsidRDefault="006257FE" w:rsidP="009F3D1A">
            <w:pPr>
              <w:spacing w:line="276" w:lineRule="auto"/>
              <w:jc w:val="both"/>
              <w:rPr>
                <w:rFonts w:ascii="Arial" w:hAnsi="Arial"/>
                <w:u w:val="single"/>
              </w:rPr>
            </w:pPr>
            <w:r>
              <w:rPr>
                <w:rFonts w:ascii="Arial" w:hAnsi="Arial"/>
                <w:u w:val="single"/>
              </w:rPr>
              <w:pict w14:anchorId="2FFC92A9">
                <v:shape id="_x0000_i1026" type="#_x0000_t75" alt="Signature Line, Unsigned" style="width:192.55pt;height:95.45pt">
                  <v:imagedata r:id="rId18" o:title=""/>
                  <o:lock v:ext="edit" ungrouping="t" rotation="t" cropping="t" verticies="t" text="t" grouping="t"/>
                  <o:signatureline v:ext="edit" id="{E0127A26-7E2A-48C6-BDAE-01842D3C995B}" provid="{00000000-0000-0000-0000-000000000000}" o:suggestedsigner="Name" o:suggestedsigner2="Title" issignatureline="t"/>
                </v:shape>
              </w:pict>
            </w:r>
          </w:p>
        </w:tc>
      </w:tr>
      <w:tr w:rsidR="000E2856" w14:paraId="1901E5A1" w14:textId="77777777" w:rsidTr="002F533D">
        <w:tc>
          <w:tcPr>
            <w:tcW w:w="4067" w:type="dxa"/>
            <w:tcBorders>
              <w:top w:val="single" w:sz="4" w:space="0" w:color="FFFFFF" w:themeColor="background1"/>
            </w:tcBorders>
            <w:hideMark/>
          </w:tcPr>
          <w:p w14:paraId="18E15BA6" w14:textId="778976A8" w:rsidR="000E2856" w:rsidRDefault="00C008E9" w:rsidP="009F3D1A">
            <w:pPr>
              <w:spacing w:line="276" w:lineRule="auto"/>
              <w:rPr>
                <w:rFonts w:ascii="Arial" w:hAnsi="Arial"/>
              </w:rPr>
            </w:pPr>
            <w:r>
              <w:rPr>
                <w:rFonts w:ascii="Arial" w:hAnsi="Arial"/>
              </w:rPr>
              <w:t>Ngee Ann Polytechnic</w:t>
            </w:r>
          </w:p>
        </w:tc>
        <w:tc>
          <w:tcPr>
            <w:tcW w:w="630" w:type="dxa"/>
            <w:tcBorders>
              <w:top w:val="single" w:sz="4" w:space="0" w:color="FFFFFF" w:themeColor="background1"/>
            </w:tcBorders>
          </w:tcPr>
          <w:p w14:paraId="1885A9D4" w14:textId="77777777" w:rsidR="000E2856" w:rsidRDefault="000E2856" w:rsidP="009F3D1A">
            <w:pPr>
              <w:spacing w:line="276" w:lineRule="auto"/>
              <w:jc w:val="both"/>
              <w:rPr>
                <w:rFonts w:ascii="Arial" w:hAnsi="Arial"/>
              </w:rPr>
            </w:pPr>
          </w:p>
        </w:tc>
        <w:tc>
          <w:tcPr>
            <w:tcW w:w="4341" w:type="dxa"/>
            <w:tcBorders>
              <w:top w:val="single" w:sz="4" w:space="0" w:color="FFFFFF" w:themeColor="background1"/>
            </w:tcBorders>
            <w:hideMark/>
          </w:tcPr>
          <w:p w14:paraId="5AD0D82C" w14:textId="61F4ABC8" w:rsidR="000E2856" w:rsidRDefault="002F533D" w:rsidP="009F3D1A">
            <w:pPr>
              <w:spacing w:line="276" w:lineRule="auto"/>
              <w:rPr>
                <w:rFonts w:ascii="Arial" w:hAnsi="Arial"/>
              </w:rPr>
            </w:pPr>
            <w:r>
              <w:rPr>
                <w:rFonts w:ascii="Arial" w:hAnsi="Arial"/>
              </w:rPr>
              <w:t>Company</w:t>
            </w:r>
          </w:p>
        </w:tc>
      </w:tr>
      <w:tr w:rsidR="000E2856" w14:paraId="48ABDC2B" w14:textId="77777777" w:rsidTr="000E2856">
        <w:tc>
          <w:tcPr>
            <w:tcW w:w="4067" w:type="dxa"/>
            <w:hideMark/>
          </w:tcPr>
          <w:p w14:paraId="78D31C90" w14:textId="0755D886" w:rsidR="000E2856" w:rsidRDefault="000E2856" w:rsidP="009F3D1A">
            <w:pPr>
              <w:spacing w:line="276" w:lineRule="auto"/>
              <w:jc w:val="both"/>
              <w:rPr>
                <w:rFonts w:ascii="Arial" w:hAnsi="Arial"/>
              </w:rPr>
            </w:pPr>
          </w:p>
        </w:tc>
        <w:tc>
          <w:tcPr>
            <w:tcW w:w="630" w:type="dxa"/>
          </w:tcPr>
          <w:p w14:paraId="55FBC0AA" w14:textId="77777777" w:rsidR="000E2856" w:rsidRDefault="000E2856" w:rsidP="009F3D1A">
            <w:pPr>
              <w:spacing w:line="276" w:lineRule="auto"/>
              <w:jc w:val="both"/>
              <w:rPr>
                <w:rFonts w:ascii="Arial" w:hAnsi="Arial"/>
              </w:rPr>
            </w:pPr>
          </w:p>
        </w:tc>
        <w:tc>
          <w:tcPr>
            <w:tcW w:w="4341" w:type="dxa"/>
            <w:hideMark/>
          </w:tcPr>
          <w:p w14:paraId="361B1971" w14:textId="57D88F81" w:rsidR="000E2856" w:rsidRDefault="000E2856" w:rsidP="009F3D1A">
            <w:pPr>
              <w:spacing w:line="276" w:lineRule="auto"/>
              <w:jc w:val="both"/>
              <w:rPr>
                <w:rFonts w:ascii="Arial" w:hAnsi="Arial"/>
              </w:rPr>
            </w:pPr>
          </w:p>
        </w:tc>
      </w:tr>
      <w:tr w:rsidR="000E2856" w14:paraId="34D5AE12" w14:textId="77777777" w:rsidTr="002F533D">
        <w:tc>
          <w:tcPr>
            <w:tcW w:w="4067" w:type="dxa"/>
            <w:hideMark/>
          </w:tcPr>
          <w:p w14:paraId="4CB1753D" w14:textId="77777777" w:rsidR="001F266D" w:rsidRDefault="001F266D" w:rsidP="009F3D1A">
            <w:pPr>
              <w:spacing w:line="276" w:lineRule="auto"/>
              <w:jc w:val="center"/>
              <w:rPr>
                <w:rFonts w:ascii="Arial" w:hAnsi="Arial"/>
                <w:b/>
              </w:rPr>
            </w:pPr>
          </w:p>
          <w:p w14:paraId="517BAFF5" w14:textId="2A063F27" w:rsidR="000E2856" w:rsidRDefault="000E2856" w:rsidP="009F3D1A">
            <w:pPr>
              <w:spacing w:line="276" w:lineRule="auto"/>
              <w:jc w:val="center"/>
              <w:rPr>
                <w:rFonts w:ascii="Arial" w:hAnsi="Arial"/>
                <w:b/>
              </w:rPr>
            </w:pPr>
            <w:r>
              <w:rPr>
                <w:rFonts w:ascii="Arial" w:hAnsi="Arial"/>
                <w:b/>
              </w:rPr>
              <w:t>in the presence of:</w:t>
            </w:r>
          </w:p>
        </w:tc>
        <w:tc>
          <w:tcPr>
            <w:tcW w:w="630" w:type="dxa"/>
          </w:tcPr>
          <w:p w14:paraId="111A33E1" w14:textId="77777777" w:rsidR="000E2856" w:rsidRDefault="000E2856" w:rsidP="009F3D1A">
            <w:pPr>
              <w:spacing w:line="276" w:lineRule="auto"/>
              <w:jc w:val="both"/>
              <w:rPr>
                <w:rFonts w:ascii="Arial" w:hAnsi="Arial"/>
                <w:b/>
              </w:rPr>
            </w:pPr>
          </w:p>
        </w:tc>
        <w:tc>
          <w:tcPr>
            <w:tcW w:w="4341" w:type="dxa"/>
            <w:hideMark/>
          </w:tcPr>
          <w:p w14:paraId="3A23A3CE" w14:textId="77777777" w:rsidR="001F266D" w:rsidRDefault="001F266D" w:rsidP="009F3D1A">
            <w:pPr>
              <w:spacing w:line="276" w:lineRule="auto"/>
              <w:jc w:val="center"/>
              <w:rPr>
                <w:rFonts w:ascii="Arial" w:hAnsi="Arial"/>
                <w:b/>
              </w:rPr>
            </w:pPr>
          </w:p>
          <w:p w14:paraId="35450B77" w14:textId="4EEB763B" w:rsidR="000E2856" w:rsidRDefault="000E2856" w:rsidP="009F3D1A">
            <w:pPr>
              <w:spacing w:line="276" w:lineRule="auto"/>
              <w:jc w:val="center"/>
              <w:rPr>
                <w:rFonts w:ascii="Arial" w:hAnsi="Arial"/>
                <w:b/>
              </w:rPr>
            </w:pPr>
            <w:r>
              <w:rPr>
                <w:rFonts w:ascii="Arial" w:hAnsi="Arial"/>
                <w:b/>
              </w:rPr>
              <w:t>in the presence of:</w:t>
            </w:r>
          </w:p>
        </w:tc>
      </w:tr>
      <w:tr w:rsidR="000E2856" w14:paraId="64150377" w14:textId="77777777" w:rsidTr="000E2856">
        <w:tc>
          <w:tcPr>
            <w:tcW w:w="4067" w:type="dxa"/>
            <w:tcBorders>
              <w:top w:val="nil"/>
              <w:left w:val="nil"/>
              <w:bottom w:val="single" w:sz="6" w:space="0" w:color="auto"/>
              <w:right w:val="nil"/>
            </w:tcBorders>
          </w:tcPr>
          <w:p w14:paraId="0483BA37" w14:textId="36F4A833" w:rsidR="000E2856" w:rsidRPr="009F3D1A" w:rsidRDefault="006257FE" w:rsidP="009F3D1A">
            <w:pPr>
              <w:spacing w:line="276" w:lineRule="auto"/>
              <w:jc w:val="both"/>
              <w:rPr>
                <w:rFonts w:ascii="Arial" w:hAnsi="Arial"/>
              </w:rPr>
            </w:pPr>
            <w:r>
              <w:rPr>
                <w:rFonts w:ascii="Arial" w:hAnsi="Arial"/>
              </w:rPr>
              <w:pict w14:anchorId="7AFF8094">
                <v:shape id="_x0000_i1027" type="#_x0000_t75" alt="Signature Line, Unsigned" style="width:192.55pt;height:95.45pt">
                  <v:imagedata r:id="rId18" o:title=""/>
                  <o:lock v:ext="edit" ungrouping="t" rotation="t" cropping="t" verticies="t" text="t" grouping="t"/>
                  <o:signatureline v:ext="edit" id="{87BF9A3B-24B9-4F28-9038-B7A3E648EFB4}" provid="{00000000-0000-0000-0000-000000000000}" o:suggestedsigner="Name" o:suggestedsigner2="Title" issignatureline="t"/>
                </v:shape>
              </w:pict>
            </w:r>
          </w:p>
        </w:tc>
        <w:tc>
          <w:tcPr>
            <w:tcW w:w="630" w:type="dxa"/>
          </w:tcPr>
          <w:p w14:paraId="4C8B8302" w14:textId="77777777" w:rsidR="000E2856" w:rsidRDefault="000E2856" w:rsidP="009F3D1A">
            <w:pPr>
              <w:spacing w:line="276" w:lineRule="auto"/>
              <w:jc w:val="both"/>
              <w:rPr>
                <w:rFonts w:ascii="Arial" w:hAnsi="Arial"/>
              </w:rPr>
            </w:pPr>
          </w:p>
          <w:p w14:paraId="1F2DB1F4" w14:textId="77777777" w:rsidR="000E2856" w:rsidRDefault="000E2856" w:rsidP="009F3D1A">
            <w:pPr>
              <w:spacing w:line="276" w:lineRule="auto"/>
              <w:jc w:val="both"/>
              <w:rPr>
                <w:rFonts w:ascii="Arial" w:hAnsi="Arial"/>
              </w:rPr>
            </w:pPr>
          </w:p>
          <w:p w14:paraId="3710A965" w14:textId="77777777" w:rsidR="000E2856" w:rsidRDefault="000E2856" w:rsidP="009F3D1A">
            <w:pPr>
              <w:spacing w:line="276" w:lineRule="auto"/>
              <w:jc w:val="both"/>
              <w:rPr>
                <w:rFonts w:ascii="Arial" w:hAnsi="Arial"/>
              </w:rPr>
            </w:pPr>
          </w:p>
          <w:p w14:paraId="153F53AC" w14:textId="77777777" w:rsidR="000E2856" w:rsidRDefault="000E2856" w:rsidP="009F3D1A">
            <w:pPr>
              <w:spacing w:line="276" w:lineRule="auto"/>
              <w:jc w:val="both"/>
              <w:rPr>
                <w:rFonts w:ascii="Arial" w:hAnsi="Arial"/>
              </w:rPr>
            </w:pPr>
          </w:p>
          <w:p w14:paraId="3979A801" w14:textId="77777777" w:rsidR="000E2856" w:rsidRDefault="000E2856" w:rsidP="009F3D1A">
            <w:pPr>
              <w:spacing w:line="276" w:lineRule="auto"/>
              <w:jc w:val="both"/>
              <w:rPr>
                <w:rFonts w:ascii="Arial" w:hAnsi="Arial"/>
              </w:rPr>
            </w:pPr>
          </w:p>
        </w:tc>
        <w:tc>
          <w:tcPr>
            <w:tcW w:w="4341" w:type="dxa"/>
          </w:tcPr>
          <w:p w14:paraId="258E6DBF" w14:textId="1EEEBC2E" w:rsidR="000E2856" w:rsidRPr="001F266D" w:rsidRDefault="006257FE" w:rsidP="009F3D1A">
            <w:pPr>
              <w:spacing w:line="276" w:lineRule="auto"/>
              <w:jc w:val="both"/>
              <w:rPr>
                <w:rFonts w:ascii="Arial" w:hAnsi="Arial"/>
                <w:u w:val="single"/>
              </w:rPr>
            </w:pPr>
            <w:r>
              <w:rPr>
                <w:rFonts w:ascii="Arial" w:hAnsi="Arial"/>
                <w:u w:val="single"/>
              </w:rPr>
              <w:pict w14:anchorId="4D4D0612">
                <v:shape id="_x0000_i1028" type="#_x0000_t75" alt="Signature Line, Unsigned" style="width:192.55pt;height:95.45pt">
                  <v:imagedata r:id="rId18" o:title=""/>
                  <o:lock v:ext="edit" ungrouping="t" rotation="t" cropping="t" verticies="t" text="t" grouping="t"/>
                  <o:signatureline v:ext="edit" id="{8C3C480A-A774-4274-B821-DD0039917A99}" provid="{00000000-0000-0000-0000-000000000000}" o:suggestedsigner="Name" o:suggestedsigner2="Title" issignatureline="t"/>
                </v:shape>
              </w:pict>
            </w:r>
          </w:p>
        </w:tc>
      </w:tr>
      <w:tr w:rsidR="000E2856" w14:paraId="5C82266E" w14:textId="77777777" w:rsidTr="000E2856">
        <w:tc>
          <w:tcPr>
            <w:tcW w:w="4067" w:type="dxa"/>
            <w:hideMark/>
          </w:tcPr>
          <w:p w14:paraId="62560014" w14:textId="2AC6F1A0" w:rsidR="000E2856" w:rsidRDefault="001F266D" w:rsidP="009F3D1A">
            <w:pPr>
              <w:spacing w:line="276" w:lineRule="auto"/>
              <w:rPr>
                <w:rFonts w:ascii="Arial" w:hAnsi="Arial"/>
              </w:rPr>
            </w:pPr>
            <w:r>
              <w:rPr>
                <w:rFonts w:ascii="Arial" w:hAnsi="Arial"/>
              </w:rPr>
              <w:t>Ngee Ann Polytechnic</w:t>
            </w:r>
          </w:p>
        </w:tc>
        <w:tc>
          <w:tcPr>
            <w:tcW w:w="630" w:type="dxa"/>
          </w:tcPr>
          <w:p w14:paraId="184DDA3B" w14:textId="77777777" w:rsidR="000E2856" w:rsidRDefault="000E2856" w:rsidP="009F3D1A">
            <w:pPr>
              <w:spacing w:line="276" w:lineRule="auto"/>
              <w:rPr>
                <w:rFonts w:ascii="Arial" w:hAnsi="Arial"/>
              </w:rPr>
            </w:pPr>
          </w:p>
        </w:tc>
        <w:tc>
          <w:tcPr>
            <w:tcW w:w="4341" w:type="dxa"/>
            <w:hideMark/>
          </w:tcPr>
          <w:p w14:paraId="7DB9D089" w14:textId="3059FEA1" w:rsidR="000E2856" w:rsidRPr="005C1095" w:rsidRDefault="004C588A" w:rsidP="009F3D1A">
            <w:pPr>
              <w:spacing w:line="276" w:lineRule="auto"/>
              <w:rPr>
                <w:rFonts w:ascii="Arial" w:hAnsi="Arial"/>
              </w:rPr>
            </w:pPr>
            <w:r>
              <w:rPr>
                <w:rFonts w:ascii="Arial" w:hAnsi="Arial" w:cs="Arial"/>
              </w:rPr>
              <w:t>Company</w:t>
            </w:r>
          </w:p>
        </w:tc>
      </w:tr>
    </w:tbl>
    <w:p w14:paraId="0809442C" w14:textId="77777777" w:rsidR="000E2856" w:rsidRDefault="000E2856" w:rsidP="000E2856">
      <w:pPr>
        <w:spacing w:line="259" w:lineRule="auto"/>
        <w:jc w:val="both"/>
        <w:rPr>
          <w:rFonts w:ascii="Arial" w:hAnsi="Arial"/>
        </w:rPr>
      </w:pPr>
    </w:p>
    <w:p w14:paraId="66890946" w14:textId="77777777" w:rsidR="000E2856" w:rsidRDefault="000E2856" w:rsidP="000E2856">
      <w:pPr>
        <w:spacing w:line="259" w:lineRule="auto"/>
        <w:ind w:left="720" w:hanging="720"/>
        <w:jc w:val="both"/>
        <w:rPr>
          <w:rFonts w:ascii="Arial" w:hAnsi="Arial"/>
        </w:rPr>
      </w:pPr>
    </w:p>
    <w:p w14:paraId="1B263B29" w14:textId="77777777" w:rsidR="00722F48" w:rsidRDefault="00722F48" w:rsidP="000E2856">
      <w:pPr>
        <w:spacing w:line="259" w:lineRule="auto"/>
        <w:ind w:left="720" w:hanging="720"/>
        <w:jc w:val="both"/>
        <w:rPr>
          <w:rFonts w:ascii="Arial" w:hAnsi="Arial"/>
        </w:rPr>
      </w:pPr>
    </w:p>
    <w:p w14:paraId="25BEBFE2" w14:textId="78F336BD" w:rsidR="009C3AF5" w:rsidRDefault="009C3AF5">
      <w:pPr>
        <w:widowControl/>
        <w:overflowPunct/>
        <w:autoSpaceDE/>
        <w:autoSpaceDN/>
        <w:adjustRightInd/>
        <w:rPr>
          <w:rFonts w:ascii="Arial" w:hAnsi="Arial"/>
        </w:rPr>
      </w:pPr>
      <w:r>
        <w:rPr>
          <w:rFonts w:ascii="Arial" w:hAnsi="Arial"/>
        </w:rPr>
        <w:br w:type="page"/>
      </w:r>
    </w:p>
    <w:p w14:paraId="2587F702" w14:textId="77777777" w:rsidR="000E2856" w:rsidRDefault="000E2856" w:rsidP="000E2856">
      <w:pPr>
        <w:spacing w:line="259" w:lineRule="auto"/>
        <w:ind w:left="720" w:hanging="720"/>
        <w:jc w:val="both"/>
        <w:rPr>
          <w:rFonts w:ascii="Arial" w:hAnsi="Arial"/>
        </w:rPr>
      </w:pPr>
    </w:p>
    <w:p w14:paraId="4F6E1877" w14:textId="77777777" w:rsidR="000E2856" w:rsidRDefault="000E2856" w:rsidP="000E2856">
      <w:pPr>
        <w:spacing w:line="259" w:lineRule="auto"/>
        <w:ind w:left="720" w:hanging="720"/>
        <w:jc w:val="both"/>
        <w:rPr>
          <w:rFonts w:ascii="Arial" w:hAnsi="Arial"/>
        </w:rPr>
      </w:pPr>
    </w:p>
    <w:p w14:paraId="0F411BC2" w14:textId="77777777" w:rsidR="00DB6688" w:rsidRPr="00DE6FA3" w:rsidRDefault="00DE6FA3" w:rsidP="00E27BC6">
      <w:pPr>
        <w:pStyle w:val="Heading2"/>
      </w:pPr>
      <w:r w:rsidRPr="00DE6FA3">
        <w:t>SCHEDULE 1</w:t>
      </w:r>
    </w:p>
    <w:p w14:paraId="4FD2A49D" w14:textId="77777777" w:rsidR="00DE6FA3" w:rsidRDefault="00DE6FA3" w:rsidP="00DE6FA3">
      <w:pPr>
        <w:jc w:val="center"/>
        <w:rPr>
          <w:rFonts w:ascii="Arial" w:hAnsi="Arial" w:cs="Arial"/>
          <w:b/>
          <w:u w:val="single"/>
        </w:rPr>
      </w:pPr>
      <w:r w:rsidRPr="00DE6FA3">
        <w:rPr>
          <w:rFonts w:ascii="Arial" w:hAnsi="Arial" w:cs="Arial"/>
          <w:b/>
          <w:u w:val="single"/>
        </w:rPr>
        <w:t>PROJECT</w:t>
      </w:r>
      <w:r w:rsidR="00260BC0">
        <w:rPr>
          <w:rFonts w:ascii="Arial" w:hAnsi="Arial" w:cs="Arial"/>
          <w:b/>
          <w:u w:val="single"/>
        </w:rPr>
        <w:t xml:space="preserve"> DETAILS</w:t>
      </w:r>
    </w:p>
    <w:p w14:paraId="5F01EB48" w14:textId="77777777" w:rsidR="00E128FB" w:rsidRDefault="00E128FB" w:rsidP="00DE6FA3">
      <w:pPr>
        <w:jc w:val="center"/>
        <w:rPr>
          <w:rFonts w:ascii="Arial" w:hAnsi="Arial" w:cs="Arial"/>
          <w:b/>
          <w:u w:val="single"/>
        </w:rPr>
      </w:pPr>
    </w:p>
    <w:p w14:paraId="176DB113" w14:textId="77777777" w:rsidR="005405C9" w:rsidRDefault="00073FCD" w:rsidP="00073FCD">
      <w:pPr>
        <w:jc w:val="center"/>
        <w:rPr>
          <w:rFonts w:ascii="Arial" w:hAnsi="Arial" w:cs="Arial"/>
          <w:b/>
          <w:sz w:val="22"/>
          <w:szCs w:val="22"/>
        </w:rPr>
      </w:pPr>
      <w:r w:rsidRPr="006F5990">
        <w:rPr>
          <w:rFonts w:ascii="Arial" w:hAnsi="Arial" w:cs="Arial"/>
          <w:b/>
          <w:sz w:val="22"/>
          <w:szCs w:val="22"/>
        </w:rPr>
        <w:t xml:space="preserve">Proposal for Research Collaboration Project </w:t>
      </w:r>
    </w:p>
    <w:p w14:paraId="67AC1799" w14:textId="1493502C" w:rsidR="00073FCD" w:rsidRDefault="00073FCD" w:rsidP="00073FCD">
      <w:pPr>
        <w:jc w:val="center"/>
        <w:rPr>
          <w:rFonts w:ascii="Arial" w:hAnsi="Arial" w:cs="Arial"/>
          <w:b/>
          <w:sz w:val="22"/>
          <w:szCs w:val="22"/>
        </w:rPr>
      </w:pPr>
      <w:r w:rsidRPr="006F5990">
        <w:rPr>
          <w:rFonts w:ascii="Arial" w:hAnsi="Arial" w:cs="Arial"/>
          <w:b/>
          <w:sz w:val="22"/>
          <w:szCs w:val="22"/>
        </w:rPr>
        <w:t xml:space="preserve">between </w:t>
      </w:r>
      <w:r w:rsidR="004C588A">
        <w:rPr>
          <w:rFonts w:ascii="Arial" w:hAnsi="Arial" w:cs="Arial"/>
          <w:b/>
          <w:sz w:val="22"/>
          <w:szCs w:val="22"/>
        </w:rPr>
        <w:t>Company</w:t>
      </w:r>
      <w:r>
        <w:rPr>
          <w:rFonts w:ascii="Arial" w:hAnsi="Arial" w:cs="Arial"/>
          <w:b/>
          <w:sz w:val="22"/>
          <w:szCs w:val="22"/>
        </w:rPr>
        <w:t xml:space="preserve"> and </w:t>
      </w:r>
      <w:r w:rsidR="00E4425B">
        <w:rPr>
          <w:rFonts w:ascii="Arial" w:hAnsi="Arial" w:cs="Arial"/>
          <w:b/>
          <w:sz w:val="22"/>
          <w:szCs w:val="22"/>
        </w:rPr>
        <w:t>Ngee Ann Polytechnic</w:t>
      </w:r>
      <w:r w:rsidRPr="006F5990">
        <w:rPr>
          <w:rFonts w:ascii="Arial" w:hAnsi="Arial" w:cs="Arial"/>
          <w:b/>
          <w:sz w:val="22"/>
          <w:szCs w:val="22"/>
        </w:rPr>
        <w:t>:</w:t>
      </w:r>
    </w:p>
    <w:p w14:paraId="31640CBC" w14:textId="77777777" w:rsidR="005405C9" w:rsidRPr="006F5990" w:rsidRDefault="005405C9" w:rsidP="00073FCD">
      <w:pPr>
        <w:jc w:val="center"/>
        <w:rPr>
          <w:rFonts w:ascii="Arial" w:hAnsi="Arial" w:cs="Arial"/>
          <w:b/>
          <w:sz w:val="22"/>
          <w:szCs w:val="22"/>
        </w:rPr>
      </w:pPr>
    </w:p>
    <w:p w14:paraId="50123EBE" w14:textId="16369C2F" w:rsidR="00073FCD" w:rsidRPr="006F5990" w:rsidRDefault="002F533D" w:rsidP="00073FCD">
      <w:pPr>
        <w:jc w:val="center"/>
        <w:rPr>
          <w:rFonts w:ascii="Arial" w:hAnsi="Arial" w:cs="Arial"/>
          <w:sz w:val="22"/>
          <w:szCs w:val="22"/>
        </w:rPr>
      </w:pPr>
      <w:r>
        <w:rPr>
          <w:rFonts w:ascii="Arial" w:hAnsi="Arial" w:cs="Arial"/>
          <w:b/>
          <w:sz w:val="22"/>
          <w:szCs w:val="22"/>
        </w:rPr>
        <w:t>[</w:t>
      </w:r>
      <w:r>
        <w:rPr>
          <w:rFonts w:ascii="Arial" w:hAnsi="Arial" w:cs="Arial"/>
          <w:b/>
          <w:sz w:val="22"/>
          <w:szCs w:val="22"/>
        </w:rPr>
        <w:sym w:font="Wingdings" w:char="F06C"/>
      </w:r>
      <w:r>
        <w:rPr>
          <w:rFonts w:ascii="Arial" w:hAnsi="Arial" w:cs="Arial"/>
          <w:b/>
          <w:sz w:val="22"/>
          <w:szCs w:val="22"/>
        </w:rPr>
        <w:t xml:space="preserve"> Title]</w:t>
      </w:r>
    </w:p>
    <w:p w14:paraId="66FDEA05" w14:textId="77777777" w:rsidR="00E128FB" w:rsidRDefault="00E128FB" w:rsidP="00DE6FA3">
      <w:pPr>
        <w:jc w:val="center"/>
        <w:rPr>
          <w:rFonts w:ascii="Arial" w:hAnsi="Arial" w:cs="Arial"/>
          <w:b/>
          <w:u w:val="single"/>
        </w:rPr>
      </w:pPr>
    </w:p>
    <w:p w14:paraId="3607AA58" w14:textId="77777777" w:rsidR="00073FCD" w:rsidRDefault="00073FCD" w:rsidP="00DE6FA3">
      <w:pPr>
        <w:jc w:val="center"/>
        <w:rPr>
          <w:rFonts w:ascii="Arial" w:hAnsi="Arial" w:cs="Arial"/>
          <w:b/>
          <w:u w:val="single"/>
        </w:rPr>
      </w:pPr>
    </w:p>
    <w:p w14:paraId="5F1EB45B" w14:textId="77777777" w:rsidR="00E128FB" w:rsidRPr="00AF5156" w:rsidRDefault="00E128FB" w:rsidP="00E128FB">
      <w:pPr>
        <w:rPr>
          <w:rFonts w:ascii="Arial" w:hAnsi="Arial" w:cs="Arial"/>
          <w:b/>
        </w:rPr>
      </w:pPr>
      <w:r>
        <w:rPr>
          <w:rFonts w:ascii="Arial" w:hAnsi="Arial" w:cs="Arial"/>
          <w:b/>
        </w:rPr>
        <w:t>1.</w:t>
      </w:r>
      <w:r>
        <w:rPr>
          <w:rFonts w:ascii="Arial" w:hAnsi="Arial" w:cs="Arial"/>
          <w:b/>
        </w:rPr>
        <w:tab/>
      </w:r>
      <w:r w:rsidRPr="00CA31DF">
        <w:rPr>
          <w:rFonts w:ascii="Arial" w:hAnsi="Arial" w:cs="Arial"/>
          <w:b/>
        </w:rPr>
        <w:t>BACKGROUND / INTRODUCTION / OBJECTIVES</w:t>
      </w:r>
    </w:p>
    <w:p w14:paraId="0B621583" w14:textId="77777777" w:rsidR="000A0667" w:rsidRDefault="000A0667" w:rsidP="000A0667">
      <w:pPr>
        <w:jc w:val="both"/>
        <w:rPr>
          <w:rFonts w:ascii="Arial" w:hAnsi="Arial" w:cs="Arial"/>
        </w:rPr>
      </w:pPr>
    </w:p>
    <w:p w14:paraId="11F109E5" w14:textId="08E9C61E" w:rsidR="000A0667" w:rsidRPr="000A0667" w:rsidRDefault="000A0667" w:rsidP="000A0667">
      <w:pPr>
        <w:jc w:val="both"/>
        <w:rPr>
          <w:rFonts w:ascii="Arial" w:hAnsi="Arial" w:cs="Arial"/>
        </w:rPr>
      </w:pPr>
      <w:r w:rsidRPr="000A0667">
        <w:rPr>
          <w:rFonts w:ascii="Arial" w:hAnsi="Arial" w:cs="Arial"/>
        </w:rPr>
        <w:t>The widespread adoption of Lithium-Ion Batteries (LIBs) in Electric Vehicles (EVs) is impeded by safety risks, particularly thermal runaway. While battery management systems (BMSs) detect failures reactively, proactive prediction of thermal runaway remains a critical unmet need. This project aims to develop prognostic capabilities by leveraging cycling data—voltage, current, and temperature—to identify precursors to thermal runaway.</w:t>
      </w:r>
    </w:p>
    <w:p w14:paraId="6715605E" w14:textId="77777777" w:rsidR="000A0667" w:rsidRPr="000A0667" w:rsidRDefault="000A0667" w:rsidP="000A0667">
      <w:pPr>
        <w:jc w:val="both"/>
        <w:rPr>
          <w:rFonts w:ascii="Arial" w:hAnsi="Arial" w:cs="Arial"/>
        </w:rPr>
      </w:pPr>
    </w:p>
    <w:p w14:paraId="3A1EEF9C" w14:textId="77777777" w:rsidR="000A0667" w:rsidRPr="000A0667" w:rsidRDefault="000A0667" w:rsidP="000A0667">
      <w:pPr>
        <w:jc w:val="both"/>
        <w:rPr>
          <w:rFonts w:ascii="Arial" w:hAnsi="Arial" w:cs="Arial"/>
        </w:rPr>
      </w:pPr>
      <w:r w:rsidRPr="000A0667">
        <w:rPr>
          <w:rFonts w:ascii="Arial" w:hAnsi="Arial" w:cs="Arial"/>
        </w:rPr>
        <w:t>Using a cycling chamber/tester, LIBs will undergo rigorous charge/discharge tests under unfavourable environmental conditions, including accelerated ageing and abusive loading, to induce degradation. A high-resolution time-series dataset will capture electrochemical evolution leading to failure. Machine learning models will analyse this data to detect subtle non-linear anomalies in voltage relaxation and internal resistance, enabling early prediction of thermal runaway.</w:t>
      </w:r>
    </w:p>
    <w:p w14:paraId="4FDAF801" w14:textId="77777777" w:rsidR="000A0667" w:rsidRPr="000A0667" w:rsidRDefault="000A0667" w:rsidP="000A0667">
      <w:pPr>
        <w:jc w:val="both"/>
        <w:rPr>
          <w:rFonts w:ascii="Arial" w:hAnsi="Arial" w:cs="Arial"/>
        </w:rPr>
      </w:pPr>
    </w:p>
    <w:p w14:paraId="1E693161" w14:textId="77777777" w:rsidR="000A0667" w:rsidRPr="000A0667" w:rsidRDefault="000A0667" w:rsidP="000A0667">
      <w:pPr>
        <w:jc w:val="both"/>
        <w:rPr>
          <w:rFonts w:ascii="Arial" w:hAnsi="Arial" w:cs="Arial"/>
        </w:rPr>
      </w:pPr>
      <w:r w:rsidRPr="000A0667">
        <w:rPr>
          <w:rFonts w:ascii="Arial" w:hAnsi="Arial" w:cs="Arial"/>
        </w:rPr>
        <w:t>The outcomes include: (1) A comprehensive dataset linking cycling parameters to thermal runaway precursors, (2) A machine learning framework for early failure prediction, and (3) Integration of prognostic algorithms into BMS architectures to isolate at-risk cells pre-emptively. This work will enhance operational safety, mitigate catastrophic failures, and advance the reliability of LIBs in automotive applications.</w:t>
      </w:r>
    </w:p>
    <w:p w14:paraId="37F9DE5A" w14:textId="4498291C" w:rsidR="00073FCD" w:rsidRDefault="00073FCD" w:rsidP="00073FCD">
      <w:pPr>
        <w:jc w:val="both"/>
        <w:rPr>
          <w:rFonts w:ascii="Arial" w:hAnsi="Arial" w:cs="Arial"/>
        </w:rPr>
      </w:pPr>
    </w:p>
    <w:p w14:paraId="0665D1A5" w14:textId="77777777" w:rsidR="00E128FB" w:rsidRDefault="00E128FB" w:rsidP="00E128FB">
      <w:pPr>
        <w:rPr>
          <w:rFonts w:ascii="Arial" w:hAnsi="Arial" w:cs="Arial"/>
          <w:b/>
          <w:u w:val="single"/>
        </w:rPr>
      </w:pPr>
    </w:p>
    <w:p w14:paraId="0B286BA7" w14:textId="77777777" w:rsidR="00E128FB" w:rsidRPr="006A1B8A" w:rsidRDefault="00E128FB" w:rsidP="00E128FB">
      <w:pPr>
        <w:rPr>
          <w:rFonts w:ascii="Arial" w:hAnsi="Arial" w:cs="Arial"/>
          <w:b/>
        </w:rPr>
      </w:pPr>
      <w:r w:rsidRPr="00CA31DF">
        <w:rPr>
          <w:rFonts w:ascii="Arial" w:hAnsi="Arial" w:cs="Arial"/>
          <w:b/>
        </w:rPr>
        <w:t>2.</w:t>
      </w:r>
      <w:r w:rsidRPr="00CA31DF">
        <w:rPr>
          <w:rFonts w:ascii="Arial" w:hAnsi="Arial" w:cs="Arial"/>
          <w:b/>
        </w:rPr>
        <w:tab/>
        <w:t>SCOPE OF WORK</w:t>
      </w:r>
    </w:p>
    <w:p w14:paraId="28B6AECD" w14:textId="77777777" w:rsidR="00073FCD" w:rsidRDefault="00073FCD" w:rsidP="00E128FB">
      <w:pPr>
        <w:rPr>
          <w:rFonts w:ascii="Arial" w:hAnsi="Arial" w:cs="Arial"/>
        </w:rPr>
      </w:pPr>
    </w:p>
    <w:p w14:paraId="6206B671" w14:textId="77777777" w:rsidR="00582158" w:rsidRPr="00582158" w:rsidRDefault="00582158" w:rsidP="00582158">
      <w:pPr>
        <w:rPr>
          <w:rFonts w:ascii="Arial" w:hAnsi="Arial" w:cs="Arial"/>
          <w:bCs/>
        </w:rPr>
      </w:pPr>
      <w:r w:rsidRPr="00582158">
        <w:rPr>
          <w:rFonts w:ascii="Arial" w:hAnsi="Arial" w:cs="Arial"/>
          <w:bCs/>
        </w:rPr>
        <w:t>The primary objective is to conduct rigorous testing to gather datasets for developing a predictive model capable of identifying early warning signs (precursors) of thermal runaway in lithium-ion cells before catastrophic failure occurs. The project will utilise controlled battery cycling to induce degradation and capture high-resolution electrochemical data for analysis, as elaborated below.</w:t>
      </w:r>
    </w:p>
    <w:p w14:paraId="3691E8C4" w14:textId="77777777" w:rsidR="00582158" w:rsidRPr="00582158" w:rsidRDefault="00582158" w:rsidP="00582158">
      <w:pPr>
        <w:rPr>
          <w:rFonts w:ascii="Arial" w:hAnsi="Arial" w:cs="Arial"/>
          <w:bCs/>
        </w:rPr>
      </w:pPr>
    </w:p>
    <w:p w14:paraId="169B6745" w14:textId="77777777" w:rsidR="00582158" w:rsidRPr="00582158" w:rsidRDefault="00582158" w:rsidP="00582158">
      <w:pPr>
        <w:rPr>
          <w:rFonts w:ascii="Arial" w:hAnsi="Arial" w:cs="Arial"/>
          <w:bCs/>
        </w:rPr>
      </w:pPr>
      <w:r w:rsidRPr="00582158">
        <w:rPr>
          <w:rFonts w:ascii="Arial" w:hAnsi="Arial" w:cs="Arial"/>
          <w:bCs/>
        </w:rPr>
        <w:t>i) Experimental Set-Up and Safety</w:t>
      </w:r>
    </w:p>
    <w:p w14:paraId="62D58127" w14:textId="77777777" w:rsidR="00582158" w:rsidRPr="00582158" w:rsidRDefault="00582158" w:rsidP="00582158">
      <w:pPr>
        <w:rPr>
          <w:rFonts w:ascii="Arial" w:hAnsi="Arial" w:cs="Arial"/>
          <w:bCs/>
        </w:rPr>
      </w:pPr>
      <w:r w:rsidRPr="00582158">
        <w:rPr>
          <w:rFonts w:ascii="Arial" w:hAnsi="Arial" w:cs="Arial"/>
          <w:bCs/>
        </w:rPr>
        <w:t>- Test Bench Construction: Set-up of battery cyclers (Chroma &amp; NGI) and environmental chambers.</w:t>
      </w:r>
    </w:p>
    <w:p w14:paraId="33C8B320" w14:textId="77777777" w:rsidR="00582158" w:rsidRPr="00582158" w:rsidRDefault="00582158" w:rsidP="00582158">
      <w:pPr>
        <w:rPr>
          <w:rFonts w:ascii="Arial" w:hAnsi="Arial" w:cs="Arial"/>
          <w:bCs/>
        </w:rPr>
      </w:pPr>
      <w:r w:rsidRPr="00582158">
        <w:rPr>
          <w:rFonts w:ascii="Arial" w:hAnsi="Arial" w:cs="Arial"/>
          <w:bCs/>
        </w:rPr>
        <w:t>- Sensor Integration: Installation of thermocouples, voltage sensors, and strain gauges (if monitoring swelling) on target cells.</w:t>
      </w:r>
    </w:p>
    <w:p w14:paraId="358C9310" w14:textId="77777777" w:rsidR="00582158" w:rsidRPr="00582158" w:rsidRDefault="00582158" w:rsidP="00582158">
      <w:pPr>
        <w:rPr>
          <w:rFonts w:ascii="Arial" w:hAnsi="Arial" w:cs="Arial"/>
          <w:bCs/>
        </w:rPr>
      </w:pPr>
      <w:r w:rsidRPr="00582158">
        <w:rPr>
          <w:rFonts w:ascii="Arial" w:hAnsi="Arial" w:cs="Arial"/>
          <w:bCs/>
        </w:rPr>
        <w:t>- Safety Protocols: Implementation of containment vessels and fire suppression systems to manage intentional or accidental thermal events during testing.</w:t>
      </w:r>
    </w:p>
    <w:p w14:paraId="6CF2AEBE" w14:textId="77777777" w:rsidR="00582158" w:rsidRPr="00582158" w:rsidRDefault="00582158" w:rsidP="00582158">
      <w:pPr>
        <w:rPr>
          <w:rFonts w:ascii="Arial" w:hAnsi="Arial" w:cs="Arial"/>
          <w:bCs/>
        </w:rPr>
      </w:pPr>
    </w:p>
    <w:p w14:paraId="35269860" w14:textId="77777777" w:rsidR="00582158" w:rsidRPr="00582158" w:rsidRDefault="00582158" w:rsidP="00582158">
      <w:pPr>
        <w:rPr>
          <w:rFonts w:ascii="Arial" w:hAnsi="Arial" w:cs="Arial"/>
          <w:bCs/>
        </w:rPr>
      </w:pPr>
      <w:r w:rsidRPr="00582158">
        <w:rPr>
          <w:rFonts w:ascii="Arial" w:hAnsi="Arial" w:cs="Arial"/>
          <w:bCs/>
        </w:rPr>
        <w:t>ii) Data Generation (Cycling Regimes)</w:t>
      </w:r>
    </w:p>
    <w:p w14:paraId="24B05D57" w14:textId="77777777" w:rsidR="00582158" w:rsidRPr="00582158" w:rsidRDefault="00582158" w:rsidP="00582158">
      <w:pPr>
        <w:rPr>
          <w:rFonts w:ascii="Arial" w:hAnsi="Arial" w:cs="Arial"/>
          <w:bCs/>
        </w:rPr>
      </w:pPr>
      <w:r w:rsidRPr="00582158">
        <w:rPr>
          <w:rFonts w:ascii="Arial" w:hAnsi="Arial" w:cs="Arial"/>
          <w:bCs/>
        </w:rPr>
        <w:t>- Baseline Characterisation: Perform initial capacity and impedance checks on fresh cells.</w:t>
      </w:r>
    </w:p>
    <w:p w14:paraId="1CF98A81" w14:textId="77777777" w:rsidR="00582158" w:rsidRPr="00582158" w:rsidRDefault="00582158" w:rsidP="00582158">
      <w:pPr>
        <w:rPr>
          <w:rFonts w:ascii="Arial" w:hAnsi="Arial" w:cs="Arial"/>
          <w:bCs/>
        </w:rPr>
      </w:pPr>
      <w:r w:rsidRPr="00582158">
        <w:rPr>
          <w:rFonts w:ascii="Arial" w:hAnsi="Arial" w:cs="Arial"/>
          <w:bCs/>
        </w:rPr>
        <w:t>- Accelerated Ageing: Subject cells to high C-rate cycling and elevated temperatures to accelerate degradation.</w:t>
      </w:r>
    </w:p>
    <w:p w14:paraId="2C433DAC" w14:textId="77777777" w:rsidR="00582158" w:rsidRPr="00582158" w:rsidRDefault="00582158" w:rsidP="00582158">
      <w:pPr>
        <w:rPr>
          <w:rFonts w:ascii="Arial" w:hAnsi="Arial" w:cs="Arial"/>
          <w:bCs/>
        </w:rPr>
      </w:pPr>
      <w:r w:rsidRPr="00582158">
        <w:rPr>
          <w:rFonts w:ascii="Arial" w:hAnsi="Arial" w:cs="Arial"/>
          <w:bCs/>
        </w:rPr>
        <w:t>- Abuse/Trigger Testing*: Apply controlled overcharge or overheating protocols to push cells toward the “onset” of thermal runaway, capturing near-failure data. *Constraint: Testing will cease immediately upon detection of thermal runaway initiation (venting or rapid temperature rise) to preserve data integrity.</w:t>
      </w:r>
    </w:p>
    <w:p w14:paraId="2AA1BBEA" w14:textId="77777777" w:rsidR="00582158" w:rsidRPr="00582158" w:rsidRDefault="00582158" w:rsidP="00582158">
      <w:pPr>
        <w:rPr>
          <w:rFonts w:ascii="Arial" w:hAnsi="Arial" w:cs="Arial"/>
          <w:bCs/>
        </w:rPr>
      </w:pPr>
    </w:p>
    <w:p w14:paraId="19B2BDFA" w14:textId="77777777" w:rsidR="00582158" w:rsidRPr="00582158" w:rsidRDefault="00582158" w:rsidP="00582158">
      <w:pPr>
        <w:rPr>
          <w:rFonts w:ascii="Arial" w:hAnsi="Arial" w:cs="Arial"/>
          <w:bCs/>
        </w:rPr>
      </w:pPr>
      <w:r w:rsidRPr="00582158">
        <w:rPr>
          <w:rFonts w:ascii="Arial" w:hAnsi="Arial" w:cs="Arial"/>
          <w:bCs/>
        </w:rPr>
        <w:t>iii) Data Analysis and Modelling</w:t>
      </w:r>
    </w:p>
    <w:p w14:paraId="792EDB9C" w14:textId="2CF56B46" w:rsidR="00582158" w:rsidRPr="00582158" w:rsidRDefault="00582158" w:rsidP="00582158">
      <w:pPr>
        <w:rPr>
          <w:rFonts w:ascii="Arial" w:hAnsi="Arial" w:cs="Arial"/>
          <w:bCs/>
        </w:rPr>
      </w:pPr>
      <w:r w:rsidRPr="00582158">
        <w:rPr>
          <w:rFonts w:ascii="Arial" w:hAnsi="Arial" w:cs="Arial"/>
          <w:bCs/>
        </w:rPr>
        <w:t xml:space="preserve">- Extract key features from raw battery data, such as coulombic efficiency trends, differential voltage </w:t>
      </w:r>
      <w:r w:rsidRPr="00582158">
        <w:rPr>
          <w:rFonts w:ascii="Arial" w:hAnsi="Arial" w:cs="Arial"/>
          <w:bCs/>
        </w:rPr>
        <w:lastRenderedPageBreak/>
        <w:t>analysis, and temperature rate of change. These will be used to develop machine learning models for predicting thermal runaway precursors.</w:t>
      </w:r>
    </w:p>
    <w:p w14:paraId="46623F17" w14:textId="77777777" w:rsidR="00A9138D" w:rsidRDefault="00A9138D" w:rsidP="00E128FB">
      <w:pPr>
        <w:rPr>
          <w:rFonts w:ascii="Arial" w:hAnsi="Arial" w:cs="Arial"/>
        </w:rPr>
      </w:pPr>
    </w:p>
    <w:p w14:paraId="421B2229" w14:textId="77777777" w:rsidR="0016051B" w:rsidRPr="0016051B" w:rsidRDefault="0016051B" w:rsidP="00E128FB">
      <w:pPr>
        <w:rPr>
          <w:rFonts w:ascii="Arial" w:hAnsi="Arial" w:cs="Arial"/>
        </w:rPr>
      </w:pPr>
    </w:p>
    <w:p w14:paraId="25FA44CE" w14:textId="77777777" w:rsidR="00E128FB" w:rsidRDefault="00E128FB" w:rsidP="00E128FB">
      <w:pPr>
        <w:rPr>
          <w:rFonts w:ascii="Arial" w:hAnsi="Arial" w:cs="Arial"/>
          <w:b/>
        </w:rPr>
      </w:pPr>
      <w:r>
        <w:rPr>
          <w:rFonts w:ascii="Arial" w:hAnsi="Arial" w:cs="Arial"/>
          <w:b/>
        </w:rPr>
        <w:t>3.</w:t>
      </w:r>
      <w:r>
        <w:rPr>
          <w:rFonts w:ascii="Arial" w:hAnsi="Arial" w:cs="Arial"/>
          <w:b/>
        </w:rPr>
        <w:tab/>
        <w:t>PROJECT SCHEDULE / TIME FRAME</w:t>
      </w:r>
    </w:p>
    <w:p w14:paraId="0D2E585F" w14:textId="77777777" w:rsidR="00E318AE" w:rsidRDefault="00E318AE" w:rsidP="00E128FB">
      <w:pPr>
        <w:rPr>
          <w:rFonts w:ascii="Arial" w:hAnsi="Arial" w:cs="Arial"/>
          <w:b/>
        </w:rPr>
      </w:pPr>
    </w:p>
    <w:p w14:paraId="4600FD91" w14:textId="77777777" w:rsidR="001764D6" w:rsidRDefault="00073FCD" w:rsidP="00E128FB">
      <w:pPr>
        <w:rPr>
          <w:rFonts w:ascii="Arial" w:hAnsi="Arial" w:cs="Arial"/>
          <w:b/>
        </w:rPr>
      </w:pPr>
      <w:r>
        <w:rPr>
          <w:rFonts w:ascii="Arial" w:hAnsi="Arial" w:cs="Arial"/>
          <w:b/>
        </w:rPr>
        <w:tab/>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14"/>
        <w:gridCol w:w="620"/>
        <w:gridCol w:w="569"/>
        <w:gridCol w:w="567"/>
        <w:gridCol w:w="567"/>
        <w:gridCol w:w="567"/>
        <w:gridCol w:w="567"/>
        <w:gridCol w:w="567"/>
      </w:tblGrid>
      <w:tr w:rsidR="002F533D" w:rsidRPr="00F2706E" w14:paraId="22F564E6" w14:textId="77777777" w:rsidTr="009D396D">
        <w:trPr>
          <w:trHeight w:val="375"/>
        </w:trPr>
        <w:tc>
          <w:tcPr>
            <w:tcW w:w="3914" w:type="dxa"/>
          </w:tcPr>
          <w:p w14:paraId="2C5862A0" w14:textId="77777777" w:rsidR="002F533D" w:rsidRPr="00F2706E" w:rsidRDefault="002F533D" w:rsidP="002F533D">
            <w:pPr>
              <w:rPr>
                <w:rFonts w:ascii="Arial" w:hAnsi="Arial" w:cs="Arial"/>
                <w:b/>
                <w:bCs/>
              </w:rPr>
            </w:pPr>
          </w:p>
        </w:tc>
        <w:tc>
          <w:tcPr>
            <w:tcW w:w="2323" w:type="dxa"/>
            <w:gridSpan w:val="4"/>
            <w:noWrap/>
          </w:tcPr>
          <w:p w14:paraId="65C468D0" w14:textId="0B1F9531" w:rsidR="002F533D" w:rsidRPr="00F2706E" w:rsidRDefault="00260D2C" w:rsidP="002F533D">
            <w:pPr>
              <w:jc w:val="center"/>
              <w:rPr>
                <w:rFonts w:ascii="Arial" w:hAnsi="Arial" w:cs="Arial"/>
                <w:b/>
                <w:bCs/>
              </w:rPr>
            </w:pPr>
            <w:r>
              <w:rPr>
                <w:rFonts w:ascii="Arial" w:hAnsi="Arial" w:cs="Arial"/>
                <w:b/>
                <w:bCs/>
              </w:rPr>
              <w:t>Year 1</w:t>
            </w:r>
          </w:p>
        </w:tc>
        <w:tc>
          <w:tcPr>
            <w:tcW w:w="1701" w:type="dxa"/>
            <w:gridSpan w:val="3"/>
          </w:tcPr>
          <w:p w14:paraId="2A3734E8" w14:textId="6BC96830" w:rsidR="002F533D" w:rsidRPr="00F2706E" w:rsidRDefault="00260D2C" w:rsidP="002F533D">
            <w:pPr>
              <w:jc w:val="center"/>
              <w:rPr>
                <w:rFonts w:ascii="Arial" w:hAnsi="Arial" w:cs="Arial"/>
                <w:b/>
                <w:bCs/>
              </w:rPr>
            </w:pPr>
            <w:r>
              <w:rPr>
                <w:rFonts w:ascii="Arial" w:hAnsi="Arial" w:cs="Arial"/>
                <w:b/>
                <w:bCs/>
              </w:rPr>
              <w:t>Year 2</w:t>
            </w:r>
          </w:p>
        </w:tc>
      </w:tr>
      <w:tr w:rsidR="002F533D" w:rsidRPr="00F2706E" w14:paraId="58306C6F" w14:textId="4840FEE4" w:rsidTr="000B1500">
        <w:trPr>
          <w:trHeight w:val="375"/>
        </w:trPr>
        <w:tc>
          <w:tcPr>
            <w:tcW w:w="3914" w:type="dxa"/>
            <w:hideMark/>
          </w:tcPr>
          <w:p w14:paraId="2F0C8156" w14:textId="77777777" w:rsidR="002F533D" w:rsidRPr="00F2706E" w:rsidRDefault="002F533D" w:rsidP="002F533D">
            <w:pPr>
              <w:rPr>
                <w:rFonts w:ascii="Arial" w:hAnsi="Arial" w:cs="Arial"/>
                <w:b/>
                <w:bCs/>
              </w:rPr>
            </w:pPr>
            <w:r w:rsidRPr="00F2706E">
              <w:rPr>
                <w:rFonts w:ascii="Arial" w:hAnsi="Arial" w:cs="Arial"/>
                <w:b/>
                <w:bCs/>
              </w:rPr>
              <w:t>Project Schedule</w:t>
            </w:r>
          </w:p>
        </w:tc>
        <w:tc>
          <w:tcPr>
            <w:tcW w:w="620" w:type="dxa"/>
            <w:noWrap/>
            <w:hideMark/>
          </w:tcPr>
          <w:p w14:paraId="0DCA9C08" w14:textId="77777777" w:rsidR="002F533D" w:rsidRPr="00F2706E" w:rsidRDefault="002F533D" w:rsidP="002F533D">
            <w:pPr>
              <w:jc w:val="center"/>
              <w:rPr>
                <w:rFonts w:ascii="Arial" w:hAnsi="Arial" w:cs="Arial"/>
                <w:b/>
                <w:bCs/>
              </w:rPr>
            </w:pPr>
            <w:r w:rsidRPr="00F2706E">
              <w:rPr>
                <w:rFonts w:ascii="Arial" w:hAnsi="Arial" w:cs="Arial"/>
                <w:b/>
                <w:bCs/>
              </w:rPr>
              <w:t>Q1</w:t>
            </w:r>
          </w:p>
        </w:tc>
        <w:tc>
          <w:tcPr>
            <w:tcW w:w="569" w:type="dxa"/>
            <w:noWrap/>
            <w:hideMark/>
          </w:tcPr>
          <w:p w14:paraId="30D0A5F1" w14:textId="77777777" w:rsidR="002F533D" w:rsidRPr="00F2706E" w:rsidRDefault="002F533D" w:rsidP="002F533D">
            <w:pPr>
              <w:jc w:val="center"/>
              <w:rPr>
                <w:rFonts w:ascii="Arial" w:hAnsi="Arial" w:cs="Arial"/>
                <w:b/>
                <w:bCs/>
              </w:rPr>
            </w:pPr>
            <w:r w:rsidRPr="00F2706E">
              <w:rPr>
                <w:rFonts w:ascii="Arial" w:hAnsi="Arial" w:cs="Arial"/>
                <w:b/>
                <w:bCs/>
              </w:rPr>
              <w:t>Q2</w:t>
            </w:r>
          </w:p>
        </w:tc>
        <w:tc>
          <w:tcPr>
            <w:tcW w:w="567" w:type="dxa"/>
            <w:noWrap/>
            <w:hideMark/>
          </w:tcPr>
          <w:p w14:paraId="4F7AC985" w14:textId="77777777" w:rsidR="002F533D" w:rsidRPr="00F2706E" w:rsidRDefault="002F533D" w:rsidP="002F533D">
            <w:pPr>
              <w:jc w:val="center"/>
              <w:rPr>
                <w:rFonts w:ascii="Arial" w:hAnsi="Arial" w:cs="Arial"/>
                <w:b/>
                <w:bCs/>
              </w:rPr>
            </w:pPr>
            <w:r w:rsidRPr="00F2706E">
              <w:rPr>
                <w:rFonts w:ascii="Arial" w:hAnsi="Arial" w:cs="Arial"/>
                <w:b/>
                <w:bCs/>
              </w:rPr>
              <w:t>Q3</w:t>
            </w:r>
          </w:p>
        </w:tc>
        <w:tc>
          <w:tcPr>
            <w:tcW w:w="567" w:type="dxa"/>
            <w:noWrap/>
            <w:hideMark/>
          </w:tcPr>
          <w:p w14:paraId="3491CB49" w14:textId="77777777" w:rsidR="002F533D" w:rsidRPr="00F2706E" w:rsidRDefault="002F533D" w:rsidP="002F533D">
            <w:pPr>
              <w:jc w:val="center"/>
              <w:rPr>
                <w:rFonts w:ascii="Arial" w:hAnsi="Arial" w:cs="Arial"/>
                <w:b/>
                <w:bCs/>
              </w:rPr>
            </w:pPr>
            <w:r w:rsidRPr="00F2706E">
              <w:rPr>
                <w:rFonts w:ascii="Arial" w:hAnsi="Arial" w:cs="Arial"/>
                <w:b/>
                <w:bCs/>
              </w:rPr>
              <w:t>Q4</w:t>
            </w:r>
          </w:p>
        </w:tc>
        <w:tc>
          <w:tcPr>
            <w:tcW w:w="567" w:type="dxa"/>
          </w:tcPr>
          <w:p w14:paraId="7B444DEE" w14:textId="27207EA4" w:rsidR="002F533D" w:rsidRPr="00F2706E" w:rsidRDefault="002F533D" w:rsidP="002F533D">
            <w:pPr>
              <w:jc w:val="center"/>
              <w:rPr>
                <w:rFonts w:ascii="Arial" w:hAnsi="Arial" w:cs="Arial"/>
                <w:b/>
                <w:bCs/>
              </w:rPr>
            </w:pPr>
            <w:r w:rsidRPr="00F2706E">
              <w:rPr>
                <w:rFonts w:ascii="Arial" w:hAnsi="Arial" w:cs="Arial"/>
                <w:b/>
                <w:bCs/>
              </w:rPr>
              <w:t>Q1</w:t>
            </w:r>
          </w:p>
        </w:tc>
        <w:tc>
          <w:tcPr>
            <w:tcW w:w="567" w:type="dxa"/>
          </w:tcPr>
          <w:p w14:paraId="007F5C6E" w14:textId="24A73238" w:rsidR="002F533D" w:rsidRPr="00F2706E" w:rsidRDefault="002F533D" w:rsidP="002F533D">
            <w:pPr>
              <w:jc w:val="center"/>
              <w:rPr>
                <w:rFonts w:ascii="Arial" w:hAnsi="Arial" w:cs="Arial"/>
                <w:b/>
                <w:bCs/>
              </w:rPr>
            </w:pPr>
            <w:r w:rsidRPr="00F2706E">
              <w:rPr>
                <w:rFonts w:ascii="Arial" w:hAnsi="Arial" w:cs="Arial"/>
                <w:b/>
                <w:bCs/>
              </w:rPr>
              <w:t>Q2</w:t>
            </w:r>
          </w:p>
        </w:tc>
        <w:tc>
          <w:tcPr>
            <w:tcW w:w="567" w:type="dxa"/>
          </w:tcPr>
          <w:p w14:paraId="31099525" w14:textId="3D3E639D" w:rsidR="002F533D" w:rsidRPr="00F2706E" w:rsidRDefault="002F533D" w:rsidP="002F533D">
            <w:pPr>
              <w:jc w:val="center"/>
              <w:rPr>
                <w:rFonts w:ascii="Arial" w:hAnsi="Arial" w:cs="Arial"/>
                <w:b/>
                <w:bCs/>
              </w:rPr>
            </w:pPr>
            <w:r w:rsidRPr="00F2706E">
              <w:rPr>
                <w:rFonts w:ascii="Arial" w:hAnsi="Arial" w:cs="Arial"/>
                <w:b/>
                <w:bCs/>
              </w:rPr>
              <w:t>Q3</w:t>
            </w:r>
          </w:p>
        </w:tc>
      </w:tr>
      <w:tr w:rsidR="00213FB3" w:rsidRPr="00F2706E" w14:paraId="15737159" w14:textId="1F29884B" w:rsidTr="00E909A1">
        <w:trPr>
          <w:trHeight w:val="690"/>
        </w:trPr>
        <w:tc>
          <w:tcPr>
            <w:tcW w:w="3914" w:type="dxa"/>
          </w:tcPr>
          <w:p w14:paraId="5344BA0A" w14:textId="668CF1A8" w:rsidR="00213FB3" w:rsidRPr="00F2706E" w:rsidRDefault="00213FB3" w:rsidP="00213FB3">
            <w:pPr>
              <w:rPr>
                <w:rFonts w:ascii="Arial" w:hAnsi="Arial" w:cs="Arial"/>
              </w:rPr>
            </w:pPr>
            <w:r w:rsidRPr="003C1D1B">
              <w:t>Experimental Set-Up and Safety</w:t>
            </w:r>
          </w:p>
        </w:tc>
        <w:tc>
          <w:tcPr>
            <w:tcW w:w="620" w:type="dxa"/>
            <w:shd w:val="clear" w:color="auto" w:fill="7F7F7F" w:themeFill="text1" w:themeFillTint="80"/>
            <w:noWrap/>
            <w:hideMark/>
          </w:tcPr>
          <w:p w14:paraId="0EA1F810" w14:textId="77777777" w:rsidR="00213FB3" w:rsidRPr="00F2706E" w:rsidRDefault="00213FB3" w:rsidP="00213FB3">
            <w:pPr>
              <w:jc w:val="center"/>
              <w:rPr>
                <w:rFonts w:ascii="Arial" w:hAnsi="Arial" w:cs="Arial"/>
                <w:b/>
                <w:highlight w:val="lightGray"/>
              </w:rPr>
            </w:pPr>
          </w:p>
        </w:tc>
        <w:tc>
          <w:tcPr>
            <w:tcW w:w="569" w:type="dxa"/>
            <w:noWrap/>
            <w:hideMark/>
          </w:tcPr>
          <w:p w14:paraId="76B63CE6" w14:textId="77777777" w:rsidR="00213FB3" w:rsidRPr="00F2706E" w:rsidRDefault="00213FB3" w:rsidP="00213FB3">
            <w:pPr>
              <w:jc w:val="center"/>
              <w:rPr>
                <w:rFonts w:ascii="Arial" w:hAnsi="Arial" w:cs="Arial"/>
                <w:b/>
              </w:rPr>
            </w:pPr>
          </w:p>
        </w:tc>
        <w:tc>
          <w:tcPr>
            <w:tcW w:w="567" w:type="dxa"/>
            <w:noWrap/>
            <w:hideMark/>
          </w:tcPr>
          <w:p w14:paraId="484B4182" w14:textId="77777777" w:rsidR="00213FB3" w:rsidRPr="00F2706E" w:rsidRDefault="00213FB3" w:rsidP="00213FB3">
            <w:pPr>
              <w:jc w:val="center"/>
              <w:rPr>
                <w:rFonts w:ascii="Arial" w:hAnsi="Arial" w:cs="Arial"/>
                <w:b/>
              </w:rPr>
            </w:pPr>
          </w:p>
        </w:tc>
        <w:tc>
          <w:tcPr>
            <w:tcW w:w="567" w:type="dxa"/>
            <w:noWrap/>
            <w:hideMark/>
          </w:tcPr>
          <w:p w14:paraId="0A1CFF1B" w14:textId="77777777" w:rsidR="00213FB3" w:rsidRPr="00F2706E" w:rsidRDefault="00213FB3" w:rsidP="00213FB3">
            <w:pPr>
              <w:jc w:val="center"/>
              <w:rPr>
                <w:rFonts w:ascii="Arial" w:hAnsi="Arial" w:cs="Arial"/>
                <w:b/>
              </w:rPr>
            </w:pPr>
          </w:p>
        </w:tc>
        <w:tc>
          <w:tcPr>
            <w:tcW w:w="567" w:type="dxa"/>
          </w:tcPr>
          <w:p w14:paraId="3800A4D5" w14:textId="77777777" w:rsidR="00213FB3" w:rsidRPr="00F2706E" w:rsidRDefault="00213FB3" w:rsidP="00213FB3">
            <w:pPr>
              <w:jc w:val="center"/>
              <w:rPr>
                <w:rFonts w:ascii="Arial" w:hAnsi="Arial" w:cs="Arial"/>
                <w:b/>
              </w:rPr>
            </w:pPr>
          </w:p>
        </w:tc>
        <w:tc>
          <w:tcPr>
            <w:tcW w:w="567" w:type="dxa"/>
          </w:tcPr>
          <w:p w14:paraId="175E73A0" w14:textId="77777777" w:rsidR="00213FB3" w:rsidRPr="00F2706E" w:rsidRDefault="00213FB3" w:rsidP="00213FB3">
            <w:pPr>
              <w:jc w:val="center"/>
              <w:rPr>
                <w:rFonts w:ascii="Arial" w:hAnsi="Arial" w:cs="Arial"/>
                <w:b/>
              </w:rPr>
            </w:pPr>
          </w:p>
        </w:tc>
        <w:tc>
          <w:tcPr>
            <w:tcW w:w="567" w:type="dxa"/>
          </w:tcPr>
          <w:p w14:paraId="1D867474" w14:textId="77777777" w:rsidR="00213FB3" w:rsidRPr="00F2706E" w:rsidRDefault="00213FB3" w:rsidP="00213FB3">
            <w:pPr>
              <w:jc w:val="center"/>
              <w:rPr>
                <w:rFonts w:ascii="Arial" w:hAnsi="Arial" w:cs="Arial"/>
                <w:b/>
              </w:rPr>
            </w:pPr>
          </w:p>
        </w:tc>
      </w:tr>
      <w:tr w:rsidR="00213FB3" w:rsidRPr="00F2706E" w14:paraId="632AD06B" w14:textId="4A2E49E0" w:rsidTr="00E909A1">
        <w:trPr>
          <w:trHeight w:val="690"/>
        </w:trPr>
        <w:tc>
          <w:tcPr>
            <w:tcW w:w="3914" w:type="dxa"/>
          </w:tcPr>
          <w:p w14:paraId="08D02233" w14:textId="00670D72" w:rsidR="00213FB3" w:rsidRPr="00F2706E" w:rsidRDefault="00213FB3" w:rsidP="00213FB3">
            <w:pPr>
              <w:rPr>
                <w:rFonts w:ascii="Arial" w:hAnsi="Arial" w:cs="Arial"/>
              </w:rPr>
            </w:pPr>
            <w:r w:rsidRPr="003C1D1B">
              <w:t xml:space="preserve"> Data Generation (Cycling Regimes)</w:t>
            </w:r>
          </w:p>
        </w:tc>
        <w:tc>
          <w:tcPr>
            <w:tcW w:w="620" w:type="dxa"/>
            <w:noWrap/>
            <w:hideMark/>
          </w:tcPr>
          <w:p w14:paraId="33BCC137" w14:textId="77777777" w:rsidR="00213FB3" w:rsidRPr="00F2706E" w:rsidRDefault="00213FB3" w:rsidP="00213FB3">
            <w:pPr>
              <w:jc w:val="center"/>
              <w:rPr>
                <w:rFonts w:ascii="Arial" w:hAnsi="Arial" w:cs="Arial"/>
                <w:b/>
                <w:highlight w:val="lightGray"/>
              </w:rPr>
            </w:pPr>
          </w:p>
        </w:tc>
        <w:tc>
          <w:tcPr>
            <w:tcW w:w="569" w:type="dxa"/>
            <w:shd w:val="clear" w:color="auto" w:fill="7F7F7F" w:themeFill="text1" w:themeFillTint="80"/>
            <w:noWrap/>
            <w:hideMark/>
          </w:tcPr>
          <w:p w14:paraId="6B4D27C8" w14:textId="77777777" w:rsidR="00213FB3" w:rsidRPr="00F2706E" w:rsidRDefault="00213FB3" w:rsidP="00213FB3">
            <w:pPr>
              <w:jc w:val="center"/>
              <w:rPr>
                <w:rFonts w:ascii="Arial" w:hAnsi="Arial" w:cs="Arial"/>
                <w:b/>
              </w:rPr>
            </w:pPr>
          </w:p>
        </w:tc>
        <w:tc>
          <w:tcPr>
            <w:tcW w:w="567" w:type="dxa"/>
            <w:noWrap/>
            <w:hideMark/>
          </w:tcPr>
          <w:p w14:paraId="09FC0478" w14:textId="77777777" w:rsidR="00213FB3" w:rsidRPr="00F2706E" w:rsidRDefault="00213FB3" w:rsidP="00213FB3">
            <w:pPr>
              <w:jc w:val="center"/>
              <w:rPr>
                <w:rFonts w:ascii="Arial" w:hAnsi="Arial" w:cs="Arial"/>
                <w:b/>
              </w:rPr>
            </w:pPr>
          </w:p>
        </w:tc>
        <w:tc>
          <w:tcPr>
            <w:tcW w:w="567" w:type="dxa"/>
            <w:noWrap/>
            <w:hideMark/>
          </w:tcPr>
          <w:p w14:paraId="244416C9" w14:textId="77777777" w:rsidR="00213FB3" w:rsidRPr="00F2706E" w:rsidRDefault="00213FB3" w:rsidP="00213FB3">
            <w:pPr>
              <w:jc w:val="center"/>
              <w:rPr>
                <w:rFonts w:ascii="Arial" w:hAnsi="Arial" w:cs="Arial"/>
                <w:b/>
              </w:rPr>
            </w:pPr>
          </w:p>
        </w:tc>
        <w:tc>
          <w:tcPr>
            <w:tcW w:w="567" w:type="dxa"/>
          </w:tcPr>
          <w:p w14:paraId="6EA9D9D0" w14:textId="77777777" w:rsidR="00213FB3" w:rsidRPr="00F2706E" w:rsidRDefault="00213FB3" w:rsidP="00213FB3">
            <w:pPr>
              <w:jc w:val="center"/>
              <w:rPr>
                <w:rFonts w:ascii="Arial" w:hAnsi="Arial" w:cs="Arial"/>
                <w:b/>
              </w:rPr>
            </w:pPr>
          </w:p>
        </w:tc>
        <w:tc>
          <w:tcPr>
            <w:tcW w:w="567" w:type="dxa"/>
          </w:tcPr>
          <w:p w14:paraId="6CD4F801" w14:textId="77777777" w:rsidR="00213FB3" w:rsidRPr="00F2706E" w:rsidRDefault="00213FB3" w:rsidP="00213FB3">
            <w:pPr>
              <w:jc w:val="center"/>
              <w:rPr>
                <w:rFonts w:ascii="Arial" w:hAnsi="Arial" w:cs="Arial"/>
                <w:b/>
              </w:rPr>
            </w:pPr>
          </w:p>
        </w:tc>
        <w:tc>
          <w:tcPr>
            <w:tcW w:w="567" w:type="dxa"/>
          </w:tcPr>
          <w:p w14:paraId="413B3234" w14:textId="77777777" w:rsidR="00213FB3" w:rsidRPr="00F2706E" w:rsidRDefault="00213FB3" w:rsidP="00213FB3">
            <w:pPr>
              <w:jc w:val="center"/>
              <w:rPr>
                <w:rFonts w:ascii="Arial" w:hAnsi="Arial" w:cs="Arial"/>
                <w:b/>
              </w:rPr>
            </w:pPr>
          </w:p>
        </w:tc>
      </w:tr>
      <w:tr w:rsidR="00213FB3" w:rsidRPr="00F2706E" w14:paraId="2F4EEB7E" w14:textId="1701C7D7" w:rsidTr="00E909A1">
        <w:trPr>
          <w:trHeight w:val="690"/>
        </w:trPr>
        <w:tc>
          <w:tcPr>
            <w:tcW w:w="3914" w:type="dxa"/>
          </w:tcPr>
          <w:p w14:paraId="7C8A89EF" w14:textId="766439D4" w:rsidR="00213FB3" w:rsidRPr="00F2706E" w:rsidRDefault="00213FB3" w:rsidP="00213FB3">
            <w:pPr>
              <w:rPr>
                <w:rFonts w:ascii="Arial" w:hAnsi="Arial" w:cs="Arial"/>
              </w:rPr>
            </w:pPr>
            <w:r w:rsidRPr="003C1D1B">
              <w:t xml:space="preserve"> Data Analysis and Modelling</w:t>
            </w:r>
          </w:p>
        </w:tc>
        <w:tc>
          <w:tcPr>
            <w:tcW w:w="620" w:type="dxa"/>
            <w:noWrap/>
            <w:hideMark/>
          </w:tcPr>
          <w:p w14:paraId="69DA99B2" w14:textId="77777777" w:rsidR="00213FB3" w:rsidRPr="00F2706E" w:rsidRDefault="00213FB3" w:rsidP="00213FB3">
            <w:pPr>
              <w:jc w:val="center"/>
              <w:rPr>
                <w:rFonts w:ascii="Arial" w:hAnsi="Arial" w:cs="Arial"/>
                <w:b/>
              </w:rPr>
            </w:pPr>
          </w:p>
        </w:tc>
        <w:tc>
          <w:tcPr>
            <w:tcW w:w="569" w:type="dxa"/>
            <w:noWrap/>
            <w:hideMark/>
          </w:tcPr>
          <w:p w14:paraId="024735E2" w14:textId="77777777" w:rsidR="00213FB3" w:rsidRPr="00F2706E" w:rsidRDefault="00213FB3" w:rsidP="00213FB3">
            <w:pPr>
              <w:jc w:val="center"/>
              <w:rPr>
                <w:rFonts w:ascii="Arial" w:hAnsi="Arial" w:cs="Arial"/>
                <w:b/>
              </w:rPr>
            </w:pPr>
          </w:p>
        </w:tc>
        <w:tc>
          <w:tcPr>
            <w:tcW w:w="567" w:type="dxa"/>
            <w:shd w:val="clear" w:color="auto" w:fill="7F7F7F" w:themeFill="text1" w:themeFillTint="80"/>
            <w:noWrap/>
            <w:hideMark/>
          </w:tcPr>
          <w:p w14:paraId="00EAC804" w14:textId="77777777" w:rsidR="00213FB3" w:rsidRPr="00F2706E" w:rsidRDefault="00213FB3" w:rsidP="00213FB3">
            <w:pPr>
              <w:jc w:val="center"/>
              <w:rPr>
                <w:rFonts w:ascii="Arial" w:hAnsi="Arial" w:cs="Arial"/>
                <w:b/>
              </w:rPr>
            </w:pPr>
          </w:p>
        </w:tc>
        <w:tc>
          <w:tcPr>
            <w:tcW w:w="567" w:type="dxa"/>
            <w:noWrap/>
            <w:hideMark/>
          </w:tcPr>
          <w:p w14:paraId="4A07FBAD" w14:textId="77777777" w:rsidR="00213FB3" w:rsidRPr="00F2706E" w:rsidRDefault="00213FB3" w:rsidP="00213FB3">
            <w:pPr>
              <w:jc w:val="center"/>
              <w:rPr>
                <w:rFonts w:ascii="Arial" w:hAnsi="Arial" w:cs="Arial"/>
                <w:b/>
              </w:rPr>
            </w:pPr>
          </w:p>
        </w:tc>
        <w:tc>
          <w:tcPr>
            <w:tcW w:w="567" w:type="dxa"/>
          </w:tcPr>
          <w:p w14:paraId="367064D0" w14:textId="77777777" w:rsidR="00213FB3" w:rsidRPr="00F2706E" w:rsidRDefault="00213FB3" w:rsidP="00213FB3">
            <w:pPr>
              <w:jc w:val="center"/>
              <w:rPr>
                <w:rFonts w:ascii="Arial" w:hAnsi="Arial" w:cs="Arial"/>
                <w:b/>
              </w:rPr>
            </w:pPr>
          </w:p>
        </w:tc>
        <w:tc>
          <w:tcPr>
            <w:tcW w:w="567" w:type="dxa"/>
          </w:tcPr>
          <w:p w14:paraId="3A5C3981" w14:textId="77777777" w:rsidR="00213FB3" w:rsidRPr="00F2706E" w:rsidRDefault="00213FB3" w:rsidP="00213FB3">
            <w:pPr>
              <w:jc w:val="center"/>
              <w:rPr>
                <w:rFonts w:ascii="Arial" w:hAnsi="Arial" w:cs="Arial"/>
                <w:b/>
              </w:rPr>
            </w:pPr>
          </w:p>
        </w:tc>
        <w:tc>
          <w:tcPr>
            <w:tcW w:w="567" w:type="dxa"/>
          </w:tcPr>
          <w:p w14:paraId="7F16DEC1" w14:textId="77777777" w:rsidR="00213FB3" w:rsidRPr="00F2706E" w:rsidRDefault="00213FB3" w:rsidP="00213FB3">
            <w:pPr>
              <w:jc w:val="center"/>
              <w:rPr>
                <w:rFonts w:ascii="Arial" w:hAnsi="Arial" w:cs="Arial"/>
                <w:b/>
              </w:rPr>
            </w:pPr>
          </w:p>
        </w:tc>
      </w:tr>
      <w:tr w:rsidR="00213FB3" w:rsidRPr="00F2706E" w14:paraId="47A0789F" w14:textId="2B6C8A99" w:rsidTr="00012D67">
        <w:trPr>
          <w:trHeight w:val="690"/>
        </w:trPr>
        <w:tc>
          <w:tcPr>
            <w:tcW w:w="3914" w:type="dxa"/>
          </w:tcPr>
          <w:p w14:paraId="01AD0ABB" w14:textId="513AB69F" w:rsidR="00213FB3" w:rsidRPr="00F2706E" w:rsidRDefault="00E909A1" w:rsidP="00213FB3">
            <w:pPr>
              <w:rPr>
                <w:rFonts w:ascii="Arial" w:hAnsi="Arial" w:cs="Arial"/>
              </w:rPr>
            </w:pPr>
            <w:r>
              <w:t>Testing on Infineon Hardware</w:t>
            </w:r>
          </w:p>
        </w:tc>
        <w:tc>
          <w:tcPr>
            <w:tcW w:w="620" w:type="dxa"/>
            <w:noWrap/>
            <w:hideMark/>
          </w:tcPr>
          <w:p w14:paraId="6681661F" w14:textId="77777777" w:rsidR="00213FB3" w:rsidRPr="00F2706E" w:rsidRDefault="00213FB3" w:rsidP="00213FB3">
            <w:pPr>
              <w:jc w:val="center"/>
              <w:rPr>
                <w:rFonts w:ascii="Arial" w:hAnsi="Arial" w:cs="Arial"/>
                <w:b/>
              </w:rPr>
            </w:pPr>
          </w:p>
        </w:tc>
        <w:tc>
          <w:tcPr>
            <w:tcW w:w="569" w:type="dxa"/>
            <w:noWrap/>
            <w:hideMark/>
          </w:tcPr>
          <w:p w14:paraId="0D37AA54" w14:textId="77777777" w:rsidR="00213FB3" w:rsidRPr="00F2706E" w:rsidRDefault="00213FB3" w:rsidP="00213FB3">
            <w:pPr>
              <w:jc w:val="center"/>
              <w:rPr>
                <w:rFonts w:ascii="Arial" w:hAnsi="Arial" w:cs="Arial"/>
                <w:b/>
              </w:rPr>
            </w:pPr>
          </w:p>
        </w:tc>
        <w:tc>
          <w:tcPr>
            <w:tcW w:w="567" w:type="dxa"/>
            <w:noWrap/>
            <w:hideMark/>
          </w:tcPr>
          <w:p w14:paraId="2B8E14AF" w14:textId="77777777" w:rsidR="00213FB3" w:rsidRPr="00F2706E" w:rsidRDefault="00213FB3" w:rsidP="00213FB3">
            <w:pPr>
              <w:jc w:val="center"/>
              <w:rPr>
                <w:rFonts w:ascii="Arial" w:hAnsi="Arial" w:cs="Arial"/>
                <w:b/>
              </w:rPr>
            </w:pPr>
          </w:p>
        </w:tc>
        <w:tc>
          <w:tcPr>
            <w:tcW w:w="567" w:type="dxa"/>
            <w:shd w:val="clear" w:color="auto" w:fill="7F7F7F" w:themeFill="text1" w:themeFillTint="80"/>
            <w:noWrap/>
            <w:hideMark/>
          </w:tcPr>
          <w:p w14:paraId="04BC51F3" w14:textId="77777777" w:rsidR="00213FB3" w:rsidRPr="00F2706E" w:rsidRDefault="00213FB3" w:rsidP="00213FB3">
            <w:pPr>
              <w:jc w:val="center"/>
              <w:rPr>
                <w:rFonts w:ascii="Arial" w:hAnsi="Arial" w:cs="Arial"/>
                <w:b/>
              </w:rPr>
            </w:pPr>
          </w:p>
        </w:tc>
        <w:tc>
          <w:tcPr>
            <w:tcW w:w="567" w:type="dxa"/>
          </w:tcPr>
          <w:p w14:paraId="55B1442F" w14:textId="77777777" w:rsidR="00213FB3" w:rsidRPr="00F2706E" w:rsidRDefault="00213FB3" w:rsidP="00213FB3">
            <w:pPr>
              <w:jc w:val="center"/>
              <w:rPr>
                <w:rFonts w:ascii="Arial" w:hAnsi="Arial" w:cs="Arial"/>
                <w:b/>
              </w:rPr>
            </w:pPr>
          </w:p>
        </w:tc>
        <w:tc>
          <w:tcPr>
            <w:tcW w:w="567" w:type="dxa"/>
          </w:tcPr>
          <w:p w14:paraId="7E0DEC6A" w14:textId="77777777" w:rsidR="00213FB3" w:rsidRPr="00F2706E" w:rsidRDefault="00213FB3" w:rsidP="00213FB3">
            <w:pPr>
              <w:jc w:val="center"/>
              <w:rPr>
                <w:rFonts w:ascii="Arial" w:hAnsi="Arial" w:cs="Arial"/>
                <w:b/>
              </w:rPr>
            </w:pPr>
          </w:p>
        </w:tc>
        <w:tc>
          <w:tcPr>
            <w:tcW w:w="567" w:type="dxa"/>
          </w:tcPr>
          <w:p w14:paraId="7733A0BB" w14:textId="77777777" w:rsidR="00213FB3" w:rsidRPr="00F2706E" w:rsidRDefault="00213FB3" w:rsidP="00213FB3">
            <w:pPr>
              <w:jc w:val="center"/>
              <w:rPr>
                <w:rFonts w:ascii="Arial" w:hAnsi="Arial" w:cs="Arial"/>
                <w:b/>
              </w:rPr>
            </w:pPr>
          </w:p>
        </w:tc>
      </w:tr>
      <w:tr w:rsidR="00213FB3" w:rsidRPr="00F2706E" w14:paraId="2736CFA9" w14:textId="12AA1A73" w:rsidTr="00012D67">
        <w:trPr>
          <w:trHeight w:val="690"/>
        </w:trPr>
        <w:tc>
          <w:tcPr>
            <w:tcW w:w="3914" w:type="dxa"/>
          </w:tcPr>
          <w:p w14:paraId="72403F14" w14:textId="729EE89E" w:rsidR="00213FB3" w:rsidRPr="00F2706E" w:rsidRDefault="00213FB3" w:rsidP="00213FB3">
            <w:pPr>
              <w:rPr>
                <w:rFonts w:ascii="Arial" w:hAnsi="Arial" w:cs="Arial"/>
              </w:rPr>
            </w:pPr>
            <w:r w:rsidRPr="003C1D1B">
              <w:t xml:space="preserve"> </w:t>
            </w:r>
            <w:r w:rsidR="00E909A1">
              <w:t>Preparation for Publications and Demonstration</w:t>
            </w:r>
          </w:p>
        </w:tc>
        <w:tc>
          <w:tcPr>
            <w:tcW w:w="620" w:type="dxa"/>
            <w:noWrap/>
            <w:hideMark/>
          </w:tcPr>
          <w:p w14:paraId="25C0E1DF" w14:textId="77777777" w:rsidR="00213FB3" w:rsidRPr="00F2706E" w:rsidRDefault="00213FB3" w:rsidP="00213FB3">
            <w:pPr>
              <w:jc w:val="center"/>
              <w:rPr>
                <w:rFonts w:ascii="Arial" w:hAnsi="Arial" w:cs="Arial"/>
                <w:b/>
              </w:rPr>
            </w:pPr>
          </w:p>
        </w:tc>
        <w:tc>
          <w:tcPr>
            <w:tcW w:w="569" w:type="dxa"/>
            <w:noWrap/>
            <w:hideMark/>
          </w:tcPr>
          <w:p w14:paraId="73A5E85F" w14:textId="77777777" w:rsidR="00213FB3" w:rsidRPr="00F2706E" w:rsidRDefault="00213FB3" w:rsidP="00213FB3">
            <w:pPr>
              <w:jc w:val="center"/>
              <w:rPr>
                <w:rFonts w:ascii="Arial" w:hAnsi="Arial" w:cs="Arial"/>
                <w:b/>
              </w:rPr>
            </w:pPr>
          </w:p>
        </w:tc>
        <w:tc>
          <w:tcPr>
            <w:tcW w:w="567" w:type="dxa"/>
            <w:noWrap/>
            <w:hideMark/>
          </w:tcPr>
          <w:p w14:paraId="3ED085D7" w14:textId="77777777" w:rsidR="00213FB3" w:rsidRPr="00F2706E" w:rsidRDefault="00213FB3" w:rsidP="00213FB3">
            <w:pPr>
              <w:jc w:val="center"/>
              <w:rPr>
                <w:rFonts w:ascii="Arial" w:hAnsi="Arial" w:cs="Arial"/>
                <w:b/>
              </w:rPr>
            </w:pPr>
          </w:p>
        </w:tc>
        <w:tc>
          <w:tcPr>
            <w:tcW w:w="567" w:type="dxa"/>
            <w:noWrap/>
            <w:hideMark/>
          </w:tcPr>
          <w:p w14:paraId="60AB505C" w14:textId="77777777" w:rsidR="00213FB3" w:rsidRPr="00F2706E" w:rsidRDefault="00213FB3" w:rsidP="00213FB3">
            <w:pPr>
              <w:jc w:val="center"/>
              <w:rPr>
                <w:rFonts w:ascii="Arial" w:hAnsi="Arial" w:cs="Arial"/>
                <w:b/>
              </w:rPr>
            </w:pPr>
          </w:p>
        </w:tc>
        <w:tc>
          <w:tcPr>
            <w:tcW w:w="567" w:type="dxa"/>
            <w:shd w:val="clear" w:color="auto" w:fill="7F7F7F" w:themeFill="text1" w:themeFillTint="80"/>
          </w:tcPr>
          <w:p w14:paraId="4CA64C83" w14:textId="77777777" w:rsidR="00213FB3" w:rsidRPr="00F2706E" w:rsidRDefault="00213FB3" w:rsidP="00213FB3">
            <w:pPr>
              <w:jc w:val="center"/>
              <w:rPr>
                <w:rFonts w:ascii="Arial" w:hAnsi="Arial" w:cs="Arial"/>
                <w:b/>
              </w:rPr>
            </w:pPr>
          </w:p>
        </w:tc>
        <w:tc>
          <w:tcPr>
            <w:tcW w:w="567" w:type="dxa"/>
            <w:shd w:val="clear" w:color="auto" w:fill="7F7F7F" w:themeFill="text1" w:themeFillTint="80"/>
          </w:tcPr>
          <w:p w14:paraId="22C572A3" w14:textId="77777777" w:rsidR="00213FB3" w:rsidRPr="00F2706E" w:rsidRDefault="00213FB3" w:rsidP="00213FB3">
            <w:pPr>
              <w:jc w:val="center"/>
              <w:rPr>
                <w:rFonts w:ascii="Arial" w:hAnsi="Arial" w:cs="Arial"/>
                <w:b/>
              </w:rPr>
            </w:pPr>
          </w:p>
        </w:tc>
        <w:tc>
          <w:tcPr>
            <w:tcW w:w="567" w:type="dxa"/>
          </w:tcPr>
          <w:p w14:paraId="0BCBAE49" w14:textId="77777777" w:rsidR="00213FB3" w:rsidRPr="00F2706E" w:rsidRDefault="00213FB3" w:rsidP="00213FB3">
            <w:pPr>
              <w:jc w:val="center"/>
              <w:rPr>
                <w:rFonts w:ascii="Arial" w:hAnsi="Arial" w:cs="Arial"/>
                <w:b/>
              </w:rPr>
            </w:pPr>
          </w:p>
        </w:tc>
      </w:tr>
      <w:tr w:rsidR="00213FB3" w:rsidRPr="00F2706E" w14:paraId="2F587454" w14:textId="1FE9DC8C" w:rsidTr="00E909A1">
        <w:trPr>
          <w:trHeight w:val="690"/>
        </w:trPr>
        <w:tc>
          <w:tcPr>
            <w:tcW w:w="3914" w:type="dxa"/>
          </w:tcPr>
          <w:p w14:paraId="7CC951FE" w14:textId="2B62F926" w:rsidR="00213FB3" w:rsidRPr="00F2706E" w:rsidRDefault="00213FB3" w:rsidP="00213FB3">
            <w:pPr>
              <w:rPr>
                <w:rFonts w:ascii="Arial" w:hAnsi="Arial" w:cs="Arial"/>
              </w:rPr>
            </w:pPr>
          </w:p>
        </w:tc>
        <w:tc>
          <w:tcPr>
            <w:tcW w:w="620" w:type="dxa"/>
            <w:noWrap/>
            <w:hideMark/>
          </w:tcPr>
          <w:p w14:paraId="525B880A" w14:textId="77777777" w:rsidR="00213FB3" w:rsidRPr="00F2706E" w:rsidRDefault="00213FB3" w:rsidP="00213FB3">
            <w:pPr>
              <w:jc w:val="center"/>
              <w:rPr>
                <w:rFonts w:ascii="Arial" w:hAnsi="Arial" w:cs="Arial"/>
                <w:b/>
              </w:rPr>
            </w:pPr>
          </w:p>
        </w:tc>
        <w:tc>
          <w:tcPr>
            <w:tcW w:w="569" w:type="dxa"/>
            <w:noWrap/>
            <w:hideMark/>
          </w:tcPr>
          <w:p w14:paraId="1C7ED0C2" w14:textId="77777777" w:rsidR="00213FB3" w:rsidRPr="00F2706E" w:rsidRDefault="00213FB3" w:rsidP="00213FB3">
            <w:pPr>
              <w:jc w:val="center"/>
              <w:rPr>
                <w:rFonts w:ascii="Arial" w:hAnsi="Arial" w:cs="Arial"/>
                <w:b/>
              </w:rPr>
            </w:pPr>
          </w:p>
        </w:tc>
        <w:tc>
          <w:tcPr>
            <w:tcW w:w="567" w:type="dxa"/>
            <w:noWrap/>
            <w:hideMark/>
          </w:tcPr>
          <w:p w14:paraId="481B763F" w14:textId="77777777" w:rsidR="00213FB3" w:rsidRPr="00F2706E" w:rsidRDefault="00213FB3" w:rsidP="00213FB3">
            <w:pPr>
              <w:jc w:val="center"/>
              <w:rPr>
                <w:rFonts w:ascii="Arial" w:hAnsi="Arial" w:cs="Arial"/>
                <w:b/>
              </w:rPr>
            </w:pPr>
          </w:p>
        </w:tc>
        <w:tc>
          <w:tcPr>
            <w:tcW w:w="567" w:type="dxa"/>
            <w:noWrap/>
            <w:hideMark/>
          </w:tcPr>
          <w:p w14:paraId="60942B92" w14:textId="77777777" w:rsidR="00213FB3" w:rsidRPr="00F2706E" w:rsidRDefault="00213FB3" w:rsidP="00213FB3">
            <w:pPr>
              <w:jc w:val="center"/>
              <w:rPr>
                <w:rFonts w:ascii="Arial" w:hAnsi="Arial" w:cs="Arial"/>
                <w:b/>
              </w:rPr>
            </w:pPr>
          </w:p>
        </w:tc>
        <w:tc>
          <w:tcPr>
            <w:tcW w:w="567" w:type="dxa"/>
          </w:tcPr>
          <w:p w14:paraId="6EC5E08E" w14:textId="77777777" w:rsidR="00213FB3" w:rsidRPr="00F2706E" w:rsidRDefault="00213FB3" w:rsidP="00213FB3">
            <w:pPr>
              <w:jc w:val="center"/>
              <w:rPr>
                <w:rFonts w:ascii="Arial" w:hAnsi="Arial" w:cs="Arial"/>
                <w:b/>
              </w:rPr>
            </w:pPr>
          </w:p>
        </w:tc>
        <w:tc>
          <w:tcPr>
            <w:tcW w:w="567" w:type="dxa"/>
          </w:tcPr>
          <w:p w14:paraId="69BE98E9" w14:textId="77777777" w:rsidR="00213FB3" w:rsidRPr="00F2706E" w:rsidRDefault="00213FB3" w:rsidP="00213FB3">
            <w:pPr>
              <w:jc w:val="center"/>
              <w:rPr>
                <w:rFonts w:ascii="Arial" w:hAnsi="Arial" w:cs="Arial"/>
                <w:b/>
              </w:rPr>
            </w:pPr>
          </w:p>
        </w:tc>
        <w:tc>
          <w:tcPr>
            <w:tcW w:w="567" w:type="dxa"/>
          </w:tcPr>
          <w:p w14:paraId="4FFD095F" w14:textId="77777777" w:rsidR="00213FB3" w:rsidRPr="00F2706E" w:rsidRDefault="00213FB3" w:rsidP="00213FB3">
            <w:pPr>
              <w:jc w:val="center"/>
              <w:rPr>
                <w:rFonts w:ascii="Arial" w:hAnsi="Arial" w:cs="Arial"/>
                <w:b/>
              </w:rPr>
            </w:pPr>
          </w:p>
        </w:tc>
      </w:tr>
      <w:tr w:rsidR="00213FB3" w:rsidRPr="00F2706E" w14:paraId="509AF5E3" w14:textId="395D5C7A" w:rsidTr="00E909A1">
        <w:trPr>
          <w:trHeight w:val="690"/>
        </w:trPr>
        <w:tc>
          <w:tcPr>
            <w:tcW w:w="3914" w:type="dxa"/>
          </w:tcPr>
          <w:p w14:paraId="6F7390C1" w14:textId="0EFCEE24" w:rsidR="00213FB3" w:rsidRPr="00F2706E" w:rsidRDefault="00213FB3" w:rsidP="00213FB3">
            <w:pPr>
              <w:rPr>
                <w:rFonts w:ascii="Arial" w:hAnsi="Arial" w:cs="Arial"/>
              </w:rPr>
            </w:pPr>
          </w:p>
        </w:tc>
        <w:tc>
          <w:tcPr>
            <w:tcW w:w="620" w:type="dxa"/>
            <w:noWrap/>
            <w:hideMark/>
          </w:tcPr>
          <w:p w14:paraId="3F853EF0" w14:textId="77777777" w:rsidR="00213FB3" w:rsidRPr="00F2706E" w:rsidRDefault="00213FB3" w:rsidP="00213FB3">
            <w:pPr>
              <w:jc w:val="center"/>
              <w:rPr>
                <w:rFonts w:ascii="Arial" w:hAnsi="Arial" w:cs="Arial"/>
                <w:b/>
              </w:rPr>
            </w:pPr>
            <w:r w:rsidRPr="00F2706E">
              <w:rPr>
                <w:rFonts w:ascii="Arial" w:hAnsi="Arial" w:cs="Arial"/>
                <w:b/>
              </w:rPr>
              <w:t> </w:t>
            </w:r>
          </w:p>
        </w:tc>
        <w:tc>
          <w:tcPr>
            <w:tcW w:w="569" w:type="dxa"/>
            <w:noWrap/>
            <w:hideMark/>
          </w:tcPr>
          <w:p w14:paraId="75CC5CB8" w14:textId="77777777" w:rsidR="00213FB3" w:rsidRPr="00F2706E" w:rsidRDefault="00213FB3" w:rsidP="00213FB3">
            <w:pPr>
              <w:jc w:val="center"/>
              <w:rPr>
                <w:rFonts w:ascii="Arial" w:hAnsi="Arial" w:cs="Arial"/>
                <w:b/>
              </w:rPr>
            </w:pPr>
          </w:p>
        </w:tc>
        <w:tc>
          <w:tcPr>
            <w:tcW w:w="567" w:type="dxa"/>
            <w:noWrap/>
            <w:hideMark/>
          </w:tcPr>
          <w:p w14:paraId="3C0DEF63" w14:textId="77777777" w:rsidR="00213FB3" w:rsidRPr="00F2706E" w:rsidRDefault="00213FB3" w:rsidP="00213FB3">
            <w:pPr>
              <w:jc w:val="center"/>
              <w:rPr>
                <w:rFonts w:ascii="Arial" w:hAnsi="Arial" w:cs="Arial"/>
                <w:b/>
              </w:rPr>
            </w:pPr>
          </w:p>
        </w:tc>
        <w:tc>
          <w:tcPr>
            <w:tcW w:w="567" w:type="dxa"/>
            <w:noWrap/>
            <w:hideMark/>
          </w:tcPr>
          <w:p w14:paraId="7DA57C35" w14:textId="77777777" w:rsidR="00213FB3" w:rsidRPr="00F2706E" w:rsidRDefault="00213FB3" w:rsidP="00213FB3">
            <w:pPr>
              <w:jc w:val="center"/>
              <w:rPr>
                <w:rFonts w:ascii="Arial" w:hAnsi="Arial" w:cs="Arial"/>
                <w:b/>
              </w:rPr>
            </w:pPr>
          </w:p>
        </w:tc>
        <w:tc>
          <w:tcPr>
            <w:tcW w:w="567" w:type="dxa"/>
          </w:tcPr>
          <w:p w14:paraId="3C19AB3D" w14:textId="77777777" w:rsidR="00213FB3" w:rsidRPr="00F2706E" w:rsidRDefault="00213FB3" w:rsidP="00213FB3">
            <w:pPr>
              <w:jc w:val="center"/>
              <w:rPr>
                <w:rFonts w:ascii="Arial" w:hAnsi="Arial" w:cs="Arial"/>
                <w:b/>
              </w:rPr>
            </w:pPr>
          </w:p>
        </w:tc>
        <w:tc>
          <w:tcPr>
            <w:tcW w:w="567" w:type="dxa"/>
          </w:tcPr>
          <w:p w14:paraId="4DB17B6D" w14:textId="77777777" w:rsidR="00213FB3" w:rsidRPr="00F2706E" w:rsidRDefault="00213FB3" w:rsidP="00213FB3">
            <w:pPr>
              <w:jc w:val="center"/>
              <w:rPr>
                <w:rFonts w:ascii="Arial" w:hAnsi="Arial" w:cs="Arial"/>
                <w:b/>
              </w:rPr>
            </w:pPr>
          </w:p>
        </w:tc>
        <w:tc>
          <w:tcPr>
            <w:tcW w:w="567" w:type="dxa"/>
          </w:tcPr>
          <w:p w14:paraId="2CD8ECE6" w14:textId="77777777" w:rsidR="00213FB3" w:rsidRPr="00F2706E" w:rsidRDefault="00213FB3" w:rsidP="00213FB3">
            <w:pPr>
              <w:jc w:val="center"/>
              <w:rPr>
                <w:rFonts w:ascii="Arial" w:hAnsi="Arial" w:cs="Arial"/>
                <w:b/>
              </w:rPr>
            </w:pPr>
          </w:p>
        </w:tc>
      </w:tr>
      <w:tr w:rsidR="00213FB3" w:rsidRPr="00F2706E" w14:paraId="5293D8A5" w14:textId="19050767" w:rsidTr="00E909A1">
        <w:trPr>
          <w:trHeight w:val="690"/>
        </w:trPr>
        <w:tc>
          <w:tcPr>
            <w:tcW w:w="3914" w:type="dxa"/>
          </w:tcPr>
          <w:p w14:paraId="63D7F063" w14:textId="18488B8F" w:rsidR="00213FB3" w:rsidRPr="00F2706E" w:rsidRDefault="00213FB3" w:rsidP="00213FB3">
            <w:pPr>
              <w:rPr>
                <w:rFonts w:ascii="Arial" w:hAnsi="Arial" w:cs="Arial"/>
              </w:rPr>
            </w:pPr>
          </w:p>
        </w:tc>
        <w:tc>
          <w:tcPr>
            <w:tcW w:w="620" w:type="dxa"/>
            <w:noWrap/>
          </w:tcPr>
          <w:p w14:paraId="6E2DE785" w14:textId="77777777" w:rsidR="00213FB3" w:rsidRPr="00F2706E" w:rsidRDefault="00213FB3" w:rsidP="00213FB3">
            <w:pPr>
              <w:rPr>
                <w:rFonts w:ascii="Arial" w:hAnsi="Arial" w:cs="Arial"/>
                <w:b/>
              </w:rPr>
            </w:pPr>
          </w:p>
        </w:tc>
        <w:tc>
          <w:tcPr>
            <w:tcW w:w="569" w:type="dxa"/>
            <w:noWrap/>
          </w:tcPr>
          <w:p w14:paraId="7217C62F" w14:textId="77777777" w:rsidR="00213FB3" w:rsidRPr="00F2706E" w:rsidRDefault="00213FB3" w:rsidP="00213FB3">
            <w:pPr>
              <w:rPr>
                <w:rFonts w:ascii="Arial" w:hAnsi="Arial" w:cs="Arial"/>
                <w:b/>
              </w:rPr>
            </w:pPr>
          </w:p>
        </w:tc>
        <w:tc>
          <w:tcPr>
            <w:tcW w:w="567" w:type="dxa"/>
            <w:noWrap/>
          </w:tcPr>
          <w:p w14:paraId="151AF66F" w14:textId="77777777" w:rsidR="00213FB3" w:rsidRPr="00F2706E" w:rsidRDefault="00213FB3" w:rsidP="00213FB3">
            <w:pPr>
              <w:rPr>
                <w:rFonts w:ascii="Arial" w:hAnsi="Arial" w:cs="Arial"/>
                <w:b/>
              </w:rPr>
            </w:pPr>
          </w:p>
        </w:tc>
        <w:tc>
          <w:tcPr>
            <w:tcW w:w="567" w:type="dxa"/>
            <w:noWrap/>
          </w:tcPr>
          <w:p w14:paraId="466CAF74" w14:textId="77777777" w:rsidR="00213FB3" w:rsidRPr="00F2706E" w:rsidRDefault="00213FB3" w:rsidP="00213FB3">
            <w:pPr>
              <w:rPr>
                <w:rFonts w:ascii="Arial" w:hAnsi="Arial" w:cs="Arial"/>
                <w:b/>
              </w:rPr>
            </w:pPr>
          </w:p>
        </w:tc>
        <w:tc>
          <w:tcPr>
            <w:tcW w:w="567" w:type="dxa"/>
          </w:tcPr>
          <w:p w14:paraId="6BEE1426" w14:textId="77777777" w:rsidR="00213FB3" w:rsidRPr="00F2706E" w:rsidRDefault="00213FB3" w:rsidP="00213FB3">
            <w:pPr>
              <w:rPr>
                <w:rFonts w:ascii="Arial" w:hAnsi="Arial" w:cs="Arial"/>
                <w:b/>
              </w:rPr>
            </w:pPr>
          </w:p>
        </w:tc>
        <w:tc>
          <w:tcPr>
            <w:tcW w:w="567" w:type="dxa"/>
          </w:tcPr>
          <w:p w14:paraId="70F9B7B5" w14:textId="77777777" w:rsidR="00213FB3" w:rsidRPr="00F2706E" w:rsidRDefault="00213FB3" w:rsidP="00213FB3">
            <w:pPr>
              <w:rPr>
                <w:rFonts w:ascii="Arial" w:hAnsi="Arial" w:cs="Arial"/>
                <w:b/>
              </w:rPr>
            </w:pPr>
          </w:p>
        </w:tc>
        <w:tc>
          <w:tcPr>
            <w:tcW w:w="567" w:type="dxa"/>
          </w:tcPr>
          <w:p w14:paraId="37098AEC" w14:textId="77777777" w:rsidR="00213FB3" w:rsidRPr="00F2706E" w:rsidRDefault="00213FB3" w:rsidP="00213FB3">
            <w:pPr>
              <w:rPr>
                <w:rFonts w:ascii="Arial" w:hAnsi="Arial" w:cs="Arial"/>
                <w:b/>
              </w:rPr>
            </w:pPr>
          </w:p>
        </w:tc>
      </w:tr>
    </w:tbl>
    <w:p w14:paraId="0CEB142D" w14:textId="77777777" w:rsidR="00073FCD" w:rsidRDefault="00073FCD" w:rsidP="00E128FB">
      <w:pPr>
        <w:rPr>
          <w:rFonts w:ascii="Arial" w:hAnsi="Arial" w:cs="Arial"/>
          <w:b/>
        </w:rPr>
      </w:pPr>
    </w:p>
    <w:p w14:paraId="3171BAD8" w14:textId="77777777" w:rsidR="00E128FB" w:rsidRDefault="00E128FB" w:rsidP="00E128FB">
      <w:pPr>
        <w:rPr>
          <w:rFonts w:ascii="Arial" w:hAnsi="Arial" w:cs="Arial"/>
          <w:b/>
        </w:rPr>
      </w:pPr>
    </w:p>
    <w:p w14:paraId="407C90C9" w14:textId="77777777" w:rsidR="00471EB0" w:rsidRDefault="00471EB0">
      <w:pPr>
        <w:widowControl/>
        <w:overflowPunct/>
        <w:autoSpaceDE/>
        <w:autoSpaceDN/>
        <w:adjustRightInd/>
        <w:rPr>
          <w:rFonts w:ascii="Arial" w:hAnsi="Arial" w:cs="Arial"/>
          <w:b/>
        </w:rPr>
      </w:pPr>
      <w:r>
        <w:rPr>
          <w:rFonts w:ascii="Arial" w:hAnsi="Arial" w:cs="Arial"/>
          <w:b/>
        </w:rPr>
        <w:br w:type="page"/>
      </w:r>
    </w:p>
    <w:p w14:paraId="7319C8A8" w14:textId="023B7A19" w:rsidR="00E128FB" w:rsidRDefault="00E128FB" w:rsidP="00E128FB">
      <w:pPr>
        <w:rPr>
          <w:rFonts w:ascii="Arial" w:hAnsi="Arial" w:cs="Arial"/>
          <w:b/>
        </w:rPr>
      </w:pPr>
      <w:r>
        <w:rPr>
          <w:rFonts w:ascii="Arial" w:hAnsi="Arial" w:cs="Arial"/>
          <w:b/>
        </w:rPr>
        <w:lastRenderedPageBreak/>
        <w:t>4.</w:t>
      </w:r>
      <w:r>
        <w:rPr>
          <w:rFonts w:ascii="Arial" w:hAnsi="Arial" w:cs="Arial"/>
          <w:b/>
        </w:rPr>
        <w:tab/>
        <w:t>DELIVERABLES</w:t>
      </w:r>
    </w:p>
    <w:p w14:paraId="3F33CD37" w14:textId="77777777" w:rsidR="00E128FB" w:rsidRDefault="00E128FB" w:rsidP="00E128FB">
      <w:pPr>
        <w:rPr>
          <w:rFonts w:ascii="Arial" w:hAnsi="Arial" w:cs="Arial"/>
          <w:b/>
        </w:rPr>
      </w:pPr>
    </w:p>
    <w:p w14:paraId="41549E4F" w14:textId="427110DA" w:rsidR="004F0D50" w:rsidRPr="0016051B" w:rsidRDefault="004C588A" w:rsidP="004F0D50">
      <w:pPr>
        <w:ind w:left="720"/>
        <w:rPr>
          <w:rFonts w:ascii="Arial" w:hAnsi="Arial" w:cs="Arial"/>
        </w:rPr>
      </w:pPr>
      <w:r>
        <w:rPr>
          <w:rFonts w:ascii="Arial" w:hAnsi="Arial" w:cs="Arial"/>
        </w:rPr>
        <w:t>Company</w:t>
      </w:r>
      <w:r w:rsidR="004F0D50" w:rsidRPr="0016051B">
        <w:rPr>
          <w:rFonts w:ascii="Arial" w:hAnsi="Arial" w:cs="Arial"/>
        </w:rPr>
        <w:t xml:space="preserve"> deliverables are: </w:t>
      </w:r>
    </w:p>
    <w:p w14:paraId="664A02AE" w14:textId="77777777" w:rsidR="004F0D50" w:rsidRPr="0016051B" w:rsidRDefault="004F0D50" w:rsidP="004F0D50">
      <w:pPr>
        <w:ind w:left="720"/>
        <w:rPr>
          <w:rFonts w:ascii="Arial" w:hAnsi="Arial" w:cs="Arial"/>
          <w:i/>
        </w:rPr>
      </w:pPr>
    </w:p>
    <w:p w14:paraId="2EF4EE33" w14:textId="186A8A65" w:rsidR="00E56CA3" w:rsidRPr="00754382" w:rsidRDefault="00E56CA3" w:rsidP="00E56CA3">
      <w:pPr>
        <w:ind w:left="720"/>
        <w:rPr>
          <w:rFonts w:ascii="Arial" w:hAnsi="Arial" w:cs="Arial"/>
          <w:color w:val="000000"/>
          <w:lang w:val="en-SG"/>
        </w:rPr>
      </w:pPr>
      <w:r>
        <w:rPr>
          <w:rFonts w:ascii="Arial" w:hAnsi="Arial" w:cs="Arial"/>
          <w:color w:val="000000"/>
          <w:lang w:val="en-SG"/>
        </w:rPr>
        <w:t>1</w:t>
      </w:r>
      <w:r w:rsidRPr="00754382">
        <w:rPr>
          <w:rFonts w:ascii="Arial" w:hAnsi="Arial" w:cs="Arial"/>
          <w:color w:val="000000"/>
          <w:lang w:val="en-SG"/>
        </w:rPr>
        <w:t>. Data Processing: Clean, preprocess, and extract features for the machine learning model input.</w:t>
      </w:r>
    </w:p>
    <w:p w14:paraId="58FA7690" w14:textId="77777777" w:rsidR="004F0D50" w:rsidRDefault="004F0D50" w:rsidP="004F0D50">
      <w:pPr>
        <w:ind w:left="720"/>
        <w:textAlignment w:val="baseline"/>
        <w:rPr>
          <w:rFonts w:ascii="Arial" w:hAnsi="Arial" w:cs="Arial"/>
        </w:rPr>
      </w:pPr>
    </w:p>
    <w:p w14:paraId="149B9021" w14:textId="77777777" w:rsidR="00E56CA3" w:rsidRPr="0016051B" w:rsidRDefault="00E56CA3" w:rsidP="004F0D50">
      <w:pPr>
        <w:ind w:left="720"/>
        <w:textAlignment w:val="baseline"/>
        <w:rPr>
          <w:rFonts w:ascii="Arial" w:hAnsi="Arial" w:cs="Arial"/>
        </w:rPr>
      </w:pPr>
    </w:p>
    <w:p w14:paraId="1BA34A95" w14:textId="59A12E92" w:rsidR="004F0D50" w:rsidRPr="0016051B" w:rsidRDefault="00ED376F" w:rsidP="004F0D50">
      <w:pPr>
        <w:ind w:left="720"/>
        <w:rPr>
          <w:rFonts w:ascii="Arial" w:hAnsi="Arial" w:cs="Arial"/>
        </w:rPr>
      </w:pPr>
      <w:r>
        <w:rPr>
          <w:rFonts w:ascii="Arial" w:hAnsi="Arial" w:cs="Arial"/>
        </w:rPr>
        <w:t>Ngee Ann Polytechnic</w:t>
      </w:r>
      <w:r w:rsidRPr="0016051B">
        <w:rPr>
          <w:rFonts w:ascii="Arial" w:hAnsi="Arial" w:cs="Arial"/>
        </w:rPr>
        <w:t xml:space="preserve"> </w:t>
      </w:r>
      <w:r w:rsidR="004F0D50" w:rsidRPr="0016051B">
        <w:rPr>
          <w:rFonts w:ascii="Arial" w:hAnsi="Arial" w:cs="Arial"/>
        </w:rPr>
        <w:t>deliverables are:</w:t>
      </w:r>
    </w:p>
    <w:p w14:paraId="6270E88E" w14:textId="77777777" w:rsidR="004F0D50" w:rsidRDefault="004F0D50" w:rsidP="004F0D50">
      <w:pPr>
        <w:ind w:left="720"/>
        <w:rPr>
          <w:rFonts w:ascii="Arial" w:hAnsi="Arial" w:cs="Arial"/>
        </w:rPr>
      </w:pPr>
    </w:p>
    <w:p w14:paraId="1061006A" w14:textId="057F8787" w:rsidR="006D2106" w:rsidRDefault="006D2106" w:rsidP="00E56CA3">
      <w:pPr>
        <w:ind w:left="720"/>
        <w:rPr>
          <w:rFonts w:ascii="Arial" w:hAnsi="Arial" w:cs="Arial"/>
          <w:color w:val="000000"/>
          <w:lang w:val="en-SG"/>
        </w:rPr>
      </w:pPr>
      <w:r>
        <w:rPr>
          <w:rFonts w:ascii="Arial" w:hAnsi="Arial" w:cs="Arial"/>
          <w:color w:val="000000"/>
          <w:lang w:val="en-SG"/>
        </w:rPr>
        <w:t xml:space="preserve">1. Provision of battery testing </w:t>
      </w:r>
      <w:r w:rsidR="00EF634B">
        <w:rPr>
          <w:rFonts w:ascii="Arial" w:hAnsi="Arial" w:cs="Arial"/>
          <w:color w:val="000000"/>
          <w:lang w:val="en-SG"/>
        </w:rPr>
        <w:t>equipment such as battery chamber and battery cycler</w:t>
      </w:r>
      <w:r w:rsidR="00AE6251">
        <w:rPr>
          <w:rFonts w:ascii="Arial" w:hAnsi="Arial" w:cs="Arial"/>
          <w:color w:val="000000"/>
          <w:lang w:val="en-SG"/>
        </w:rPr>
        <w:t>.</w:t>
      </w:r>
    </w:p>
    <w:p w14:paraId="3E78EE5B" w14:textId="0A59B371" w:rsidR="00E56CA3" w:rsidRPr="00754382" w:rsidRDefault="00AE6251" w:rsidP="00E56CA3">
      <w:pPr>
        <w:ind w:left="720"/>
        <w:rPr>
          <w:rFonts w:ascii="Arial" w:hAnsi="Arial" w:cs="Arial"/>
          <w:color w:val="000000"/>
          <w:lang w:val="en-SG"/>
        </w:rPr>
      </w:pPr>
      <w:r>
        <w:rPr>
          <w:rFonts w:ascii="Arial" w:hAnsi="Arial" w:cs="Arial"/>
          <w:color w:val="000000"/>
          <w:lang w:val="en-SG"/>
        </w:rPr>
        <w:t>2</w:t>
      </w:r>
      <w:r w:rsidR="00E56CA3" w:rsidRPr="00754382">
        <w:rPr>
          <w:rFonts w:ascii="Arial" w:hAnsi="Arial" w:cs="Arial"/>
          <w:color w:val="000000"/>
          <w:lang w:val="en-SG"/>
        </w:rPr>
        <w:t xml:space="preserve">. Data </w:t>
      </w:r>
      <w:r w:rsidR="00862BAF">
        <w:rPr>
          <w:rFonts w:ascii="Arial" w:hAnsi="Arial" w:cs="Arial"/>
          <w:color w:val="000000"/>
          <w:lang w:val="en-SG"/>
        </w:rPr>
        <w:t xml:space="preserve">Generation &amp; </w:t>
      </w:r>
      <w:r w:rsidR="00E56CA3" w:rsidRPr="00754382">
        <w:rPr>
          <w:rFonts w:ascii="Arial" w:hAnsi="Arial" w:cs="Arial"/>
          <w:color w:val="000000"/>
          <w:lang w:val="en-SG"/>
        </w:rPr>
        <w:t>Collection: Build a time-stamped CSV database of voltage, current, temperature, and capacity profiles for battery cells.</w:t>
      </w:r>
    </w:p>
    <w:p w14:paraId="60D74B84" w14:textId="77777777" w:rsidR="00E56CA3" w:rsidRPr="0016051B" w:rsidRDefault="00E56CA3" w:rsidP="004F0D50">
      <w:pPr>
        <w:ind w:left="720"/>
        <w:rPr>
          <w:rFonts w:ascii="Arial" w:hAnsi="Arial" w:cs="Arial"/>
        </w:rPr>
      </w:pPr>
    </w:p>
    <w:p w14:paraId="46BE9C1B" w14:textId="77777777" w:rsidR="004F0D50" w:rsidRPr="00ED2C74" w:rsidRDefault="004F0D50" w:rsidP="004F0D50">
      <w:pPr>
        <w:ind w:left="720"/>
        <w:rPr>
          <w:rFonts w:ascii="Arial" w:hAnsi="Arial" w:cs="Arial"/>
          <w:i/>
          <w:iCs/>
          <w:color w:val="000000"/>
        </w:rPr>
      </w:pPr>
    </w:p>
    <w:p w14:paraId="197780CB" w14:textId="77777777" w:rsidR="004F0D50" w:rsidRDefault="004F0D50" w:rsidP="004F0D50">
      <w:pPr>
        <w:ind w:left="720"/>
        <w:rPr>
          <w:rFonts w:ascii="Arial" w:hAnsi="Arial" w:cs="Arial"/>
          <w:iCs/>
          <w:color w:val="000000"/>
        </w:rPr>
      </w:pPr>
      <w:r w:rsidRPr="00ED2C74">
        <w:rPr>
          <w:rFonts w:ascii="Arial" w:hAnsi="Arial" w:cs="Arial"/>
          <w:iCs/>
          <w:color w:val="000000"/>
        </w:rPr>
        <w:t>The joint deliverables are:</w:t>
      </w:r>
    </w:p>
    <w:p w14:paraId="6CFE09B4" w14:textId="77777777" w:rsidR="00F54060" w:rsidRPr="00ED2C74" w:rsidRDefault="00F54060" w:rsidP="004F0D50">
      <w:pPr>
        <w:ind w:left="720"/>
        <w:rPr>
          <w:rFonts w:ascii="Arial" w:hAnsi="Arial" w:cs="Arial"/>
          <w:iCs/>
          <w:color w:val="000000"/>
        </w:rPr>
      </w:pPr>
    </w:p>
    <w:p w14:paraId="3FC58B9B" w14:textId="3B4F4648" w:rsidR="00631968" w:rsidRDefault="00F54060" w:rsidP="00631968">
      <w:pPr>
        <w:ind w:left="720"/>
        <w:rPr>
          <w:rFonts w:ascii="Arial" w:hAnsi="Arial" w:cs="Arial"/>
          <w:color w:val="000000"/>
          <w:lang w:val="en-SG"/>
        </w:rPr>
      </w:pPr>
      <w:r>
        <w:rPr>
          <w:rFonts w:ascii="Arial" w:hAnsi="Arial" w:cs="Arial"/>
          <w:color w:val="000000"/>
          <w:lang w:val="en-SG"/>
        </w:rPr>
        <w:t>1</w:t>
      </w:r>
      <w:r w:rsidR="00631968" w:rsidRPr="00754382">
        <w:rPr>
          <w:rFonts w:ascii="Arial" w:hAnsi="Arial" w:cs="Arial"/>
          <w:color w:val="000000"/>
          <w:lang w:val="en-SG"/>
        </w:rPr>
        <w:t>. Model Development: Train and compare predictive models while documenting model performance.</w:t>
      </w:r>
    </w:p>
    <w:p w14:paraId="73B775F0" w14:textId="43812769" w:rsidR="00196D9B" w:rsidRPr="00754382" w:rsidRDefault="00F54060" w:rsidP="00196D9B">
      <w:pPr>
        <w:ind w:left="720"/>
        <w:rPr>
          <w:rFonts w:ascii="Arial" w:hAnsi="Arial" w:cs="Arial"/>
          <w:color w:val="000000"/>
          <w:lang w:val="en-SG"/>
        </w:rPr>
      </w:pPr>
      <w:r>
        <w:rPr>
          <w:rFonts w:ascii="Arial" w:hAnsi="Arial" w:cs="Arial"/>
          <w:color w:val="000000"/>
          <w:lang w:val="en-SG"/>
        </w:rPr>
        <w:t>2</w:t>
      </w:r>
      <w:r w:rsidR="00196D9B" w:rsidRPr="00754382">
        <w:rPr>
          <w:rFonts w:ascii="Arial" w:hAnsi="Arial" w:cs="Arial"/>
          <w:color w:val="000000"/>
          <w:lang w:val="en-SG"/>
        </w:rPr>
        <w:t xml:space="preserve">. Hardware Integration: Deploy the finalised models into Infineon BMS hardware for </w:t>
      </w:r>
      <w:ins w:id="631" w:author="Samantha" w:date="2026-08-27T17:17:00Z" w16du:dateUtc="2026-08-27T09:17:00Z">
        <w:r w:rsidR="009E4660">
          <w:rPr>
            <w:rFonts w:ascii="Arial" w:hAnsi="Arial" w:cs="Arial"/>
            <w:color w:val="000000"/>
            <w:lang w:val="en-SG"/>
          </w:rPr>
          <w:t xml:space="preserve">evaluation of possible </w:t>
        </w:r>
      </w:ins>
      <w:r w:rsidR="00196D9B" w:rsidRPr="00754382">
        <w:rPr>
          <w:rFonts w:ascii="Arial" w:hAnsi="Arial" w:cs="Arial"/>
          <w:color w:val="000000"/>
          <w:lang w:val="en-SG"/>
        </w:rPr>
        <w:t>commercial EV usage.</w:t>
      </w:r>
    </w:p>
    <w:p w14:paraId="66CA2342" w14:textId="4A4C2804" w:rsidR="00196D9B" w:rsidRPr="00754382" w:rsidRDefault="00F54060" w:rsidP="00631968">
      <w:pPr>
        <w:ind w:left="720"/>
        <w:rPr>
          <w:rFonts w:ascii="Arial" w:hAnsi="Arial" w:cs="Arial"/>
          <w:color w:val="000000"/>
          <w:lang w:val="en-SG"/>
        </w:rPr>
      </w:pPr>
      <w:r>
        <w:rPr>
          <w:rFonts w:ascii="Arial" w:hAnsi="Arial" w:cs="Arial"/>
          <w:color w:val="000000"/>
          <w:lang w:val="en-SG"/>
        </w:rPr>
        <w:t>3. Final report</w:t>
      </w:r>
      <w:r w:rsidR="009F75D6">
        <w:rPr>
          <w:rFonts w:ascii="Arial" w:hAnsi="Arial" w:cs="Arial"/>
          <w:color w:val="000000"/>
          <w:lang w:val="en-SG"/>
        </w:rPr>
        <w:t xml:space="preserve"> : Deliver a project report summarizing methods, implementation, end results</w:t>
      </w:r>
      <w:r w:rsidR="00A73CB2">
        <w:rPr>
          <w:rFonts w:ascii="Arial" w:hAnsi="Arial" w:cs="Arial"/>
          <w:color w:val="000000"/>
          <w:lang w:val="en-SG"/>
        </w:rPr>
        <w:t>.</w:t>
      </w:r>
    </w:p>
    <w:p w14:paraId="18949C14" w14:textId="77777777" w:rsidR="004F0D50" w:rsidRDefault="004F0D50" w:rsidP="004F0D50">
      <w:pPr>
        <w:ind w:left="720"/>
        <w:rPr>
          <w:rFonts w:ascii="Arial" w:hAnsi="Arial" w:cs="Arial"/>
          <w:color w:val="000000"/>
        </w:rPr>
      </w:pPr>
    </w:p>
    <w:p w14:paraId="28317550" w14:textId="77777777" w:rsidR="0028273F" w:rsidRDefault="0028273F" w:rsidP="0028273F">
      <w:pPr>
        <w:overflowPunct/>
        <w:autoSpaceDE/>
        <w:autoSpaceDN/>
        <w:adjustRightInd/>
        <w:spacing w:line="259" w:lineRule="auto"/>
        <w:ind w:left="1800"/>
        <w:rPr>
          <w:rFonts w:ascii="Arial" w:eastAsia="Swiss 721 Roman" w:hAnsi="Arial" w:cs="Arial"/>
          <w:color w:val="0070C0"/>
          <w:lang w:val="en-GB"/>
        </w:rPr>
      </w:pPr>
    </w:p>
    <w:p w14:paraId="0C6E4BC4" w14:textId="77777777" w:rsidR="003B0485" w:rsidRPr="001F4283" w:rsidRDefault="003B0485" w:rsidP="00540A81">
      <w:pPr>
        <w:rPr>
          <w:rFonts w:ascii="Arial" w:hAnsi="Arial" w:cs="Arial"/>
          <w:b/>
        </w:rPr>
      </w:pPr>
      <w:r w:rsidRPr="001F4283">
        <w:rPr>
          <w:rFonts w:ascii="Arial" w:hAnsi="Arial" w:cs="Arial"/>
          <w:b/>
        </w:rPr>
        <w:t>5.</w:t>
      </w:r>
      <w:r w:rsidRPr="001F4283">
        <w:rPr>
          <w:rFonts w:ascii="Arial" w:hAnsi="Arial" w:cs="Arial"/>
          <w:b/>
        </w:rPr>
        <w:tab/>
        <w:t>ROLES AND RESPONSIBILITIES OF THE PARTIES</w:t>
      </w:r>
    </w:p>
    <w:p w14:paraId="7E5D5F8A" w14:textId="77777777" w:rsidR="003B0485" w:rsidRDefault="003B0485" w:rsidP="00131660">
      <w:pPr>
        <w:ind w:left="720"/>
        <w:rPr>
          <w:rFonts w:ascii="Arial" w:hAnsi="Arial" w:cs="Arial"/>
          <w:b/>
          <w:bCs/>
          <w:i/>
          <w:iCs/>
        </w:rPr>
      </w:pPr>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
        <w:gridCol w:w="7707"/>
      </w:tblGrid>
      <w:tr w:rsidR="003B0485" w:rsidRPr="00ED2C74" w14:paraId="7A1BAA56" w14:textId="77777777" w:rsidTr="00F82084">
        <w:tc>
          <w:tcPr>
            <w:tcW w:w="8867" w:type="dxa"/>
            <w:gridSpan w:val="2"/>
          </w:tcPr>
          <w:p w14:paraId="5F2719F5" w14:textId="4F97B1A6" w:rsidR="003B0485" w:rsidRPr="00ED2C74" w:rsidRDefault="00ED376F" w:rsidP="003B0485">
            <w:pPr>
              <w:rPr>
                <w:rFonts w:ascii="Arial" w:hAnsi="Arial" w:cs="Arial"/>
                <w:bCs/>
                <w:iCs/>
                <w:color w:val="000000"/>
              </w:rPr>
            </w:pPr>
            <w:r>
              <w:rPr>
                <w:rFonts w:ascii="Arial" w:hAnsi="Arial" w:cs="Arial"/>
                <w:bCs/>
                <w:iCs/>
                <w:color w:val="000000"/>
              </w:rPr>
              <w:t>Ngee Ann Polytechnic</w:t>
            </w:r>
          </w:p>
        </w:tc>
      </w:tr>
      <w:tr w:rsidR="003B0485" w:rsidRPr="00ED2C74" w14:paraId="7A605566" w14:textId="77777777" w:rsidTr="00F82084">
        <w:tc>
          <w:tcPr>
            <w:tcW w:w="959" w:type="dxa"/>
          </w:tcPr>
          <w:p w14:paraId="12629962" w14:textId="77777777" w:rsidR="003B0485" w:rsidRPr="00ED2C74" w:rsidRDefault="003B0485" w:rsidP="003B0485">
            <w:pPr>
              <w:rPr>
                <w:rFonts w:ascii="Arial" w:hAnsi="Arial" w:cs="Arial"/>
                <w:bCs/>
                <w:iCs/>
                <w:color w:val="000000"/>
              </w:rPr>
            </w:pPr>
          </w:p>
        </w:tc>
        <w:tc>
          <w:tcPr>
            <w:tcW w:w="7908" w:type="dxa"/>
          </w:tcPr>
          <w:p w14:paraId="679280B4" w14:textId="0034A86B" w:rsidR="003B0485" w:rsidRPr="00ED2C74" w:rsidRDefault="00036020" w:rsidP="002F533D">
            <w:pPr>
              <w:numPr>
                <w:ilvl w:val="0"/>
                <w:numId w:val="24"/>
              </w:numPr>
              <w:rPr>
                <w:rFonts w:ascii="Arial" w:hAnsi="Arial" w:cs="Arial"/>
                <w:bCs/>
                <w:iCs/>
                <w:color w:val="000000"/>
              </w:rPr>
            </w:pPr>
            <w:r>
              <w:rPr>
                <w:rFonts w:ascii="Arial" w:hAnsi="Arial" w:cs="Arial"/>
                <w:bCs/>
                <w:iCs/>
                <w:color w:val="000000"/>
              </w:rPr>
              <w:t>Benjamin Wing</w:t>
            </w:r>
            <w:r w:rsidR="0084350D">
              <w:rPr>
                <w:rFonts w:ascii="Arial" w:hAnsi="Arial" w:cs="Arial"/>
                <w:bCs/>
                <w:iCs/>
                <w:color w:val="000000"/>
              </w:rPr>
              <w:t xml:space="preserve"> -</w:t>
            </w:r>
            <w:r>
              <w:rPr>
                <w:rFonts w:ascii="Arial" w:hAnsi="Arial" w:cs="Arial"/>
                <w:bCs/>
                <w:iCs/>
                <w:color w:val="000000"/>
              </w:rPr>
              <w:t xml:space="preserve"> Principal Investigator</w:t>
            </w:r>
          </w:p>
        </w:tc>
      </w:tr>
      <w:tr w:rsidR="00A363D8" w:rsidRPr="00ED2C74" w14:paraId="6569AFD9" w14:textId="77777777" w:rsidTr="00F82084">
        <w:tc>
          <w:tcPr>
            <w:tcW w:w="959" w:type="dxa"/>
          </w:tcPr>
          <w:p w14:paraId="4F4AB63C" w14:textId="77777777" w:rsidR="00A363D8" w:rsidRPr="00ED2C74" w:rsidRDefault="00A363D8" w:rsidP="003B0485">
            <w:pPr>
              <w:rPr>
                <w:rFonts w:ascii="Arial" w:hAnsi="Arial" w:cs="Arial"/>
                <w:bCs/>
                <w:iCs/>
                <w:color w:val="000000"/>
              </w:rPr>
            </w:pPr>
          </w:p>
        </w:tc>
        <w:tc>
          <w:tcPr>
            <w:tcW w:w="7908" w:type="dxa"/>
          </w:tcPr>
          <w:p w14:paraId="003DFEEE" w14:textId="759B7285" w:rsidR="00A363D8" w:rsidRPr="00ED2C74" w:rsidRDefault="00036020" w:rsidP="002F533D">
            <w:pPr>
              <w:numPr>
                <w:ilvl w:val="0"/>
                <w:numId w:val="24"/>
              </w:numPr>
              <w:rPr>
                <w:rFonts w:ascii="Arial" w:hAnsi="Arial" w:cs="Arial"/>
                <w:bCs/>
                <w:iCs/>
                <w:color w:val="000000"/>
              </w:rPr>
            </w:pPr>
            <w:r>
              <w:rPr>
                <w:rFonts w:ascii="Arial" w:hAnsi="Arial" w:cs="Arial"/>
                <w:bCs/>
                <w:iCs/>
                <w:color w:val="000000"/>
              </w:rPr>
              <w:t xml:space="preserve">Zhu Taixiu </w:t>
            </w:r>
            <w:r w:rsidR="0084350D">
              <w:rPr>
                <w:rFonts w:ascii="Arial" w:hAnsi="Arial" w:cs="Arial"/>
                <w:bCs/>
                <w:iCs/>
                <w:color w:val="000000"/>
              </w:rPr>
              <w:t xml:space="preserve">- </w:t>
            </w:r>
            <w:r>
              <w:rPr>
                <w:rFonts w:ascii="Arial" w:hAnsi="Arial" w:cs="Arial"/>
                <w:bCs/>
                <w:iCs/>
                <w:color w:val="000000"/>
              </w:rPr>
              <w:t>Co-Pri</w:t>
            </w:r>
            <w:r w:rsidR="0084350D">
              <w:rPr>
                <w:rFonts w:ascii="Arial" w:hAnsi="Arial" w:cs="Arial"/>
                <w:bCs/>
                <w:iCs/>
                <w:color w:val="000000"/>
              </w:rPr>
              <w:t>ncipal Investigator</w:t>
            </w:r>
          </w:p>
        </w:tc>
      </w:tr>
      <w:tr w:rsidR="00A363D8" w:rsidRPr="00ED2C74" w14:paraId="226F8F1F" w14:textId="77777777" w:rsidTr="00F82084">
        <w:tc>
          <w:tcPr>
            <w:tcW w:w="959" w:type="dxa"/>
          </w:tcPr>
          <w:p w14:paraId="46AEA6B2" w14:textId="77777777" w:rsidR="00A363D8" w:rsidRPr="00ED2C74" w:rsidRDefault="00A363D8" w:rsidP="003B0485">
            <w:pPr>
              <w:rPr>
                <w:rFonts w:ascii="Arial" w:hAnsi="Arial" w:cs="Arial"/>
                <w:bCs/>
                <w:iCs/>
                <w:color w:val="000000"/>
              </w:rPr>
            </w:pPr>
          </w:p>
        </w:tc>
        <w:tc>
          <w:tcPr>
            <w:tcW w:w="7908" w:type="dxa"/>
          </w:tcPr>
          <w:p w14:paraId="353DE464" w14:textId="68770C64" w:rsidR="00A363D8" w:rsidRPr="00ED2C74" w:rsidRDefault="0084350D" w:rsidP="002F533D">
            <w:pPr>
              <w:numPr>
                <w:ilvl w:val="0"/>
                <w:numId w:val="24"/>
              </w:numPr>
              <w:rPr>
                <w:rFonts w:ascii="Arial" w:hAnsi="Arial" w:cs="Arial"/>
                <w:bCs/>
                <w:iCs/>
                <w:color w:val="000000"/>
              </w:rPr>
            </w:pPr>
            <w:r>
              <w:rPr>
                <w:rFonts w:ascii="Arial" w:hAnsi="Arial" w:cs="Arial"/>
                <w:bCs/>
                <w:iCs/>
                <w:color w:val="000000"/>
              </w:rPr>
              <w:t>Jaseema Banu - Member</w:t>
            </w:r>
          </w:p>
        </w:tc>
      </w:tr>
      <w:tr w:rsidR="003B0485" w:rsidRPr="00ED2C74" w14:paraId="46E7741A" w14:textId="77777777" w:rsidTr="00F82084">
        <w:tc>
          <w:tcPr>
            <w:tcW w:w="8867" w:type="dxa"/>
            <w:gridSpan w:val="2"/>
          </w:tcPr>
          <w:p w14:paraId="5CB92C5B" w14:textId="3147D9D6" w:rsidR="003B0485" w:rsidRPr="00ED2C74" w:rsidRDefault="004C588A" w:rsidP="003B0485">
            <w:pPr>
              <w:rPr>
                <w:rFonts w:ascii="Arial" w:hAnsi="Arial" w:cs="Arial"/>
                <w:bCs/>
                <w:iCs/>
                <w:color w:val="000000"/>
              </w:rPr>
            </w:pPr>
            <w:r>
              <w:rPr>
                <w:rFonts w:ascii="Arial" w:hAnsi="Arial" w:cs="Arial"/>
                <w:color w:val="000000"/>
              </w:rPr>
              <w:t>Company</w:t>
            </w:r>
          </w:p>
        </w:tc>
      </w:tr>
      <w:tr w:rsidR="003B0485" w:rsidRPr="00ED2C74" w14:paraId="1E5F49F6" w14:textId="77777777" w:rsidTr="00F82084">
        <w:tc>
          <w:tcPr>
            <w:tcW w:w="959" w:type="dxa"/>
          </w:tcPr>
          <w:p w14:paraId="385DE981" w14:textId="77777777" w:rsidR="003B0485" w:rsidRPr="00ED2C74" w:rsidRDefault="003B0485" w:rsidP="003B0485">
            <w:pPr>
              <w:rPr>
                <w:rFonts w:ascii="Arial" w:hAnsi="Arial" w:cs="Arial"/>
                <w:bCs/>
                <w:iCs/>
                <w:color w:val="000000"/>
              </w:rPr>
            </w:pPr>
          </w:p>
        </w:tc>
        <w:tc>
          <w:tcPr>
            <w:tcW w:w="7908" w:type="dxa"/>
          </w:tcPr>
          <w:p w14:paraId="1E50D746" w14:textId="1B6F985E" w:rsidR="003B0485" w:rsidRPr="00ED2C74" w:rsidRDefault="0084350D" w:rsidP="002F533D">
            <w:pPr>
              <w:numPr>
                <w:ilvl w:val="0"/>
                <w:numId w:val="25"/>
              </w:numPr>
              <w:rPr>
                <w:rFonts w:ascii="Arial" w:hAnsi="Arial" w:cs="Arial"/>
                <w:bCs/>
                <w:iCs/>
                <w:color w:val="000000"/>
              </w:rPr>
            </w:pPr>
            <w:r>
              <w:rPr>
                <w:rFonts w:ascii="Arial" w:hAnsi="Arial" w:cs="Arial"/>
                <w:bCs/>
                <w:iCs/>
                <w:color w:val="000000"/>
              </w:rPr>
              <w:t>Wesley Poh - AI Application Engineer</w:t>
            </w:r>
            <w:ins w:id="632" w:author="Samantha" w:date="2026-08-31T20:33:00Z" w16du:dateUtc="2026-08-31T12:33:00Z">
              <w:r w:rsidR="00FB35E8">
                <w:rPr>
                  <w:rFonts w:ascii="Arial" w:hAnsi="Arial" w:cs="Arial"/>
                  <w:bCs/>
                  <w:iCs/>
                  <w:color w:val="000000"/>
                </w:rPr>
                <w:t>, Project Representative</w:t>
              </w:r>
            </w:ins>
          </w:p>
        </w:tc>
      </w:tr>
      <w:tr w:rsidR="00A363D8" w:rsidRPr="00ED2C74" w14:paraId="3BB9B997" w14:textId="77777777" w:rsidTr="00F82084">
        <w:tc>
          <w:tcPr>
            <w:tcW w:w="959" w:type="dxa"/>
          </w:tcPr>
          <w:p w14:paraId="5E210D3D" w14:textId="77777777" w:rsidR="00A363D8" w:rsidRPr="00ED2C74" w:rsidRDefault="00A363D8" w:rsidP="003B0485">
            <w:pPr>
              <w:rPr>
                <w:rFonts w:ascii="Arial" w:hAnsi="Arial" w:cs="Arial"/>
                <w:bCs/>
                <w:iCs/>
                <w:color w:val="000000"/>
              </w:rPr>
            </w:pPr>
          </w:p>
        </w:tc>
        <w:tc>
          <w:tcPr>
            <w:tcW w:w="7908" w:type="dxa"/>
          </w:tcPr>
          <w:p w14:paraId="3505D499" w14:textId="17E98CA5" w:rsidR="00A363D8" w:rsidRPr="00ED2C74" w:rsidRDefault="0084350D" w:rsidP="002F533D">
            <w:pPr>
              <w:numPr>
                <w:ilvl w:val="0"/>
                <w:numId w:val="25"/>
              </w:numPr>
              <w:rPr>
                <w:rFonts w:ascii="Arial" w:hAnsi="Arial" w:cs="Arial"/>
                <w:color w:val="000000"/>
              </w:rPr>
            </w:pPr>
            <w:r>
              <w:rPr>
                <w:rFonts w:ascii="Arial" w:hAnsi="Arial" w:cs="Arial"/>
                <w:color w:val="000000"/>
              </w:rPr>
              <w:t>Robert Tan – System Architect</w:t>
            </w:r>
          </w:p>
        </w:tc>
      </w:tr>
    </w:tbl>
    <w:p w14:paraId="48A51851" w14:textId="77777777" w:rsidR="003B0485" w:rsidRPr="001F4283" w:rsidRDefault="003B0485" w:rsidP="00131660">
      <w:pPr>
        <w:ind w:left="720"/>
        <w:rPr>
          <w:rFonts w:ascii="Arial" w:hAnsi="Arial" w:cs="Arial"/>
          <w:bCs/>
          <w:iCs/>
        </w:rPr>
      </w:pPr>
    </w:p>
    <w:p w14:paraId="00A2ACE1" w14:textId="77777777" w:rsidR="003B0485" w:rsidRDefault="003B0485" w:rsidP="00131660">
      <w:pPr>
        <w:ind w:left="720"/>
        <w:rPr>
          <w:rFonts w:ascii="Arial" w:hAnsi="Arial" w:cs="Arial"/>
          <w:b/>
          <w:bCs/>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1"/>
        <w:gridCol w:w="8399"/>
      </w:tblGrid>
      <w:tr w:rsidR="00AD2F09" w:rsidRPr="00AD2F09" w14:paraId="4AD44488" w14:textId="77777777" w:rsidTr="00AD2F09">
        <w:trPr>
          <w:tblCellSpacing w:w="15" w:type="dxa"/>
        </w:trPr>
        <w:tc>
          <w:tcPr>
            <w:tcW w:w="0" w:type="auto"/>
            <w:vAlign w:val="center"/>
            <w:hideMark/>
          </w:tcPr>
          <w:p w14:paraId="3382CC21" w14:textId="77777777" w:rsidR="00AD2F09" w:rsidRPr="00AD2F09" w:rsidRDefault="00AD2F09" w:rsidP="00AD2F09">
            <w:pPr>
              <w:widowControl/>
              <w:overflowPunct/>
              <w:autoSpaceDE/>
              <w:autoSpaceDN/>
              <w:adjustRightInd/>
              <w:spacing w:before="100" w:beforeAutospacing="1" w:after="100" w:afterAutospacing="1"/>
              <w:rPr>
                <w:rFonts w:ascii="Arial" w:hAnsi="Arial" w:cs="Arial"/>
                <w:bCs/>
                <w:iCs/>
                <w:color w:val="000000"/>
              </w:rPr>
            </w:pPr>
            <w:r w:rsidRPr="00AD2F09">
              <w:rPr>
                <w:rFonts w:ascii="Arial" w:hAnsi="Arial" w:cs="Arial"/>
                <w:bCs/>
                <w:iCs/>
                <w:color w:val="000000"/>
              </w:rPr>
              <w:t>Parties</w:t>
            </w:r>
          </w:p>
        </w:tc>
        <w:tc>
          <w:tcPr>
            <w:tcW w:w="0" w:type="auto"/>
            <w:vAlign w:val="center"/>
            <w:hideMark/>
          </w:tcPr>
          <w:p w14:paraId="3BDDE62E" w14:textId="77777777" w:rsidR="00AD2F09" w:rsidRPr="00AD2F09" w:rsidRDefault="00AD2F09" w:rsidP="00AD2F09">
            <w:pPr>
              <w:widowControl/>
              <w:overflowPunct/>
              <w:autoSpaceDE/>
              <w:autoSpaceDN/>
              <w:adjustRightInd/>
              <w:spacing w:before="100" w:beforeAutospacing="1" w:after="100" w:afterAutospacing="1"/>
              <w:rPr>
                <w:rFonts w:ascii="Arial" w:hAnsi="Arial" w:cs="Arial"/>
                <w:bCs/>
                <w:iCs/>
                <w:color w:val="000000"/>
              </w:rPr>
            </w:pPr>
            <w:r w:rsidRPr="00AD2F09">
              <w:rPr>
                <w:rFonts w:ascii="Arial" w:hAnsi="Arial" w:cs="Arial"/>
                <w:bCs/>
                <w:iCs/>
                <w:color w:val="000000"/>
              </w:rPr>
              <w:t>Responsibility</w:t>
            </w:r>
          </w:p>
        </w:tc>
      </w:tr>
      <w:tr w:rsidR="00AD2F09" w:rsidRPr="00AD2F09" w14:paraId="7B725CA8" w14:textId="77777777" w:rsidTr="00AD2F09">
        <w:trPr>
          <w:tblCellSpacing w:w="15" w:type="dxa"/>
        </w:trPr>
        <w:tc>
          <w:tcPr>
            <w:tcW w:w="0" w:type="auto"/>
            <w:vAlign w:val="center"/>
            <w:hideMark/>
          </w:tcPr>
          <w:p w14:paraId="4C55FCBB" w14:textId="77777777" w:rsidR="00AD2F09" w:rsidRPr="00AD2F09" w:rsidRDefault="00AD2F09" w:rsidP="00AD2F09">
            <w:pPr>
              <w:widowControl/>
              <w:overflowPunct/>
              <w:autoSpaceDE/>
              <w:autoSpaceDN/>
              <w:adjustRightInd/>
              <w:spacing w:before="100" w:beforeAutospacing="1" w:after="100" w:afterAutospacing="1"/>
              <w:rPr>
                <w:rFonts w:ascii="Arial" w:hAnsi="Arial" w:cs="Arial"/>
                <w:bCs/>
                <w:iCs/>
                <w:color w:val="000000"/>
              </w:rPr>
            </w:pPr>
            <w:r w:rsidRPr="00AD2F09">
              <w:rPr>
                <w:rFonts w:ascii="Arial" w:hAnsi="Arial" w:cs="Arial"/>
                <w:bCs/>
                <w:iCs/>
                <w:color w:val="000000"/>
              </w:rPr>
              <w:t>NP</w:t>
            </w:r>
          </w:p>
        </w:tc>
        <w:tc>
          <w:tcPr>
            <w:tcW w:w="0" w:type="auto"/>
            <w:vAlign w:val="center"/>
            <w:hideMark/>
          </w:tcPr>
          <w:p w14:paraId="19CD7E48" w14:textId="77777777" w:rsidR="00AD2F09" w:rsidRPr="00AD2F09" w:rsidRDefault="00AD2F09" w:rsidP="00AD2F09">
            <w:pPr>
              <w:widowControl/>
              <w:overflowPunct/>
              <w:autoSpaceDE/>
              <w:autoSpaceDN/>
              <w:adjustRightInd/>
              <w:spacing w:before="100" w:beforeAutospacing="1" w:after="100" w:afterAutospacing="1"/>
              <w:rPr>
                <w:rFonts w:ascii="Arial" w:hAnsi="Arial" w:cs="Arial"/>
                <w:bCs/>
                <w:iCs/>
                <w:color w:val="000000"/>
              </w:rPr>
            </w:pPr>
            <w:r w:rsidRPr="00AD2F09">
              <w:rPr>
                <w:rFonts w:ascii="Arial" w:hAnsi="Arial" w:cs="Arial"/>
                <w:bCs/>
                <w:iCs/>
                <w:color w:val="000000"/>
              </w:rPr>
              <w:t>Conduct project management, experimental design, battery cycling tests, data generation, data curation, model development, model validation, documentation, final report and any invention disclosure / IP assessment arising from the Project.</w:t>
            </w:r>
          </w:p>
        </w:tc>
      </w:tr>
      <w:tr w:rsidR="00AD2F09" w:rsidRPr="00AD2F09" w14:paraId="2855C191" w14:textId="77777777" w:rsidTr="00AD2F09">
        <w:trPr>
          <w:tblCellSpacing w:w="15" w:type="dxa"/>
        </w:trPr>
        <w:tc>
          <w:tcPr>
            <w:tcW w:w="0" w:type="auto"/>
            <w:vAlign w:val="center"/>
            <w:hideMark/>
          </w:tcPr>
          <w:p w14:paraId="6D598453" w14:textId="77777777" w:rsidR="00AD2F09" w:rsidRPr="00AD2F09" w:rsidRDefault="00AD2F09" w:rsidP="00AD2F09">
            <w:pPr>
              <w:widowControl/>
              <w:overflowPunct/>
              <w:autoSpaceDE/>
              <w:autoSpaceDN/>
              <w:adjustRightInd/>
              <w:spacing w:before="100" w:beforeAutospacing="1" w:after="100" w:afterAutospacing="1"/>
              <w:rPr>
                <w:rFonts w:ascii="Arial" w:hAnsi="Arial" w:cs="Arial"/>
                <w:bCs/>
                <w:iCs/>
                <w:color w:val="000000"/>
              </w:rPr>
            </w:pPr>
            <w:r w:rsidRPr="00AD2F09">
              <w:rPr>
                <w:rFonts w:ascii="Arial" w:hAnsi="Arial" w:cs="Arial"/>
                <w:bCs/>
                <w:iCs/>
                <w:color w:val="000000"/>
              </w:rPr>
              <w:t>Company</w:t>
            </w:r>
          </w:p>
        </w:tc>
        <w:tc>
          <w:tcPr>
            <w:tcW w:w="0" w:type="auto"/>
            <w:vAlign w:val="center"/>
            <w:hideMark/>
          </w:tcPr>
          <w:p w14:paraId="1E36688E" w14:textId="3725AEC3" w:rsidR="00AD2F09" w:rsidRPr="00AD2F09" w:rsidRDefault="00AD2F09" w:rsidP="00AD2F09">
            <w:pPr>
              <w:widowControl/>
              <w:overflowPunct/>
              <w:autoSpaceDE/>
              <w:autoSpaceDN/>
              <w:adjustRightInd/>
              <w:spacing w:before="100" w:beforeAutospacing="1" w:after="100" w:afterAutospacing="1"/>
              <w:rPr>
                <w:rFonts w:ascii="Arial" w:hAnsi="Arial" w:cs="Arial"/>
                <w:bCs/>
                <w:iCs/>
                <w:color w:val="000000"/>
              </w:rPr>
            </w:pPr>
            <w:r w:rsidRPr="00AD2F09">
              <w:rPr>
                <w:rFonts w:ascii="Arial" w:hAnsi="Arial" w:cs="Arial"/>
                <w:bCs/>
                <w:iCs/>
                <w:color w:val="000000"/>
              </w:rPr>
              <w:t>Provide in-kind technical support, hardware access / platform information, training and technical consultation relevant to Infineon BMS/AURIX or PSOC Edge deployment, and support validation of the prototype in a controlled lab-relevant environment. Any transfer of EIS hardware or other equipment to NP should be expressly confirmed in writing before inclusion.</w:t>
            </w:r>
          </w:p>
        </w:tc>
      </w:tr>
      <w:tr w:rsidR="00AD2F09" w:rsidRPr="00AD2F09" w14:paraId="647846EE" w14:textId="77777777" w:rsidTr="00AD2F09">
        <w:trPr>
          <w:tblCellSpacing w:w="15" w:type="dxa"/>
        </w:trPr>
        <w:tc>
          <w:tcPr>
            <w:tcW w:w="0" w:type="auto"/>
            <w:vAlign w:val="center"/>
            <w:hideMark/>
          </w:tcPr>
          <w:p w14:paraId="7CEF9111" w14:textId="77777777" w:rsidR="00AD2F09" w:rsidRPr="00AD2F09" w:rsidRDefault="00AD2F09" w:rsidP="00AD2F09">
            <w:pPr>
              <w:widowControl/>
              <w:overflowPunct/>
              <w:autoSpaceDE/>
              <w:autoSpaceDN/>
              <w:adjustRightInd/>
              <w:spacing w:before="100" w:beforeAutospacing="1" w:after="100" w:afterAutospacing="1"/>
              <w:rPr>
                <w:rFonts w:ascii="Arial" w:hAnsi="Arial" w:cs="Arial"/>
                <w:bCs/>
                <w:iCs/>
                <w:color w:val="000000"/>
              </w:rPr>
            </w:pPr>
            <w:r w:rsidRPr="00AD2F09">
              <w:rPr>
                <w:rFonts w:ascii="Arial" w:hAnsi="Arial" w:cs="Arial"/>
                <w:bCs/>
                <w:iCs/>
                <w:color w:val="000000"/>
              </w:rPr>
              <w:t>Joint</w:t>
            </w:r>
          </w:p>
        </w:tc>
        <w:tc>
          <w:tcPr>
            <w:tcW w:w="0" w:type="auto"/>
            <w:vAlign w:val="center"/>
            <w:hideMark/>
          </w:tcPr>
          <w:p w14:paraId="0D9D3EA0" w14:textId="77777777" w:rsidR="00AD2F09" w:rsidRPr="00AD2F09" w:rsidRDefault="00AD2F09" w:rsidP="00AD2F09">
            <w:pPr>
              <w:widowControl/>
              <w:overflowPunct/>
              <w:autoSpaceDE/>
              <w:autoSpaceDN/>
              <w:adjustRightInd/>
              <w:spacing w:before="100" w:beforeAutospacing="1" w:after="100" w:afterAutospacing="1"/>
              <w:rPr>
                <w:rFonts w:ascii="Arial" w:hAnsi="Arial" w:cs="Arial"/>
                <w:bCs/>
                <w:iCs/>
                <w:color w:val="000000"/>
              </w:rPr>
            </w:pPr>
            <w:r w:rsidRPr="00AD2F09">
              <w:rPr>
                <w:rFonts w:ascii="Arial" w:hAnsi="Arial" w:cs="Arial"/>
                <w:bCs/>
                <w:iCs/>
                <w:color w:val="000000"/>
              </w:rPr>
              <w:t>Review project progress, support technical integration, evaluate project outcomes against the success indicators, consider publication / conference presentation subject to confidentiality and IP protection, and discuss post-project pathways where deliverables are achieved.</w:t>
            </w:r>
          </w:p>
        </w:tc>
      </w:tr>
    </w:tbl>
    <w:p w14:paraId="19097840" w14:textId="77777777" w:rsidR="0093431B" w:rsidRDefault="0093431B" w:rsidP="00DE6FA3">
      <w:pPr>
        <w:jc w:val="center"/>
        <w:rPr>
          <w:rFonts w:ascii="Arial" w:hAnsi="Arial" w:cs="Arial"/>
          <w:b/>
          <w:u w:val="single"/>
        </w:rPr>
      </w:pPr>
    </w:p>
    <w:p w14:paraId="6ADB8D60" w14:textId="77777777" w:rsidR="00540A81" w:rsidRDefault="00540A81">
      <w:pPr>
        <w:widowControl/>
        <w:overflowPunct/>
        <w:autoSpaceDE/>
        <w:autoSpaceDN/>
        <w:adjustRightInd/>
        <w:rPr>
          <w:rFonts w:ascii="Arial" w:hAnsi="Arial" w:cs="Arial"/>
          <w:b/>
        </w:rPr>
      </w:pPr>
      <w:r>
        <w:rPr>
          <w:rFonts w:ascii="Arial" w:hAnsi="Arial" w:cs="Arial"/>
          <w:b/>
        </w:rPr>
        <w:br w:type="page"/>
      </w:r>
    </w:p>
    <w:p w14:paraId="42A0D860" w14:textId="64995EED" w:rsidR="00540A81" w:rsidRDefault="008E2443" w:rsidP="00540A81">
      <w:pPr>
        <w:ind w:hanging="11"/>
        <w:rPr>
          <w:rFonts w:ascii="Arial" w:hAnsi="Arial" w:cs="Arial"/>
          <w:b/>
        </w:rPr>
      </w:pPr>
      <w:r>
        <w:rPr>
          <w:rFonts w:ascii="Arial" w:hAnsi="Arial" w:cs="Arial"/>
          <w:b/>
        </w:rPr>
        <w:lastRenderedPageBreak/>
        <w:t>6</w:t>
      </w:r>
      <w:r w:rsidRPr="001F4283">
        <w:rPr>
          <w:rFonts w:ascii="Arial" w:hAnsi="Arial" w:cs="Arial"/>
          <w:b/>
        </w:rPr>
        <w:t>.</w:t>
      </w:r>
      <w:r w:rsidRPr="001F4283">
        <w:rPr>
          <w:rFonts w:ascii="Arial" w:hAnsi="Arial" w:cs="Arial"/>
          <w:b/>
        </w:rPr>
        <w:tab/>
      </w:r>
      <w:r w:rsidR="00587A7C" w:rsidRPr="0005269F">
        <w:rPr>
          <w:rFonts w:ascii="Arial" w:hAnsi="Arial" w:cs="Arial"/>
          <w:b/>
          <w:highlight w:val="yellow"/>
        </w:rPr>
        <w:t>Schedule 1: Success</w:t>
      </w:r>
      <w:r w:rsidR="00587A7C" w:rsidRPr="00587A7C">
        <w:rPr>
          <w:rFonts w:ascii="Arial" w:hAnsi="Arial" w:cs="Arial"/>
          <w:b/>
        </w:rPr>
        <w:t xml:space="preserve"> indicators / technical acceptance criteria </w:t>
      </w:r>
    </w:p>
    <w:p w14:paraId="7B13803A" w14:textId="77777777" w:rsidR="00540A81" w:rsidRDefault="00540A81" w:rsidP="008E2443">
      <w:pPr>
        <w:ind w:left="720"/>
        <w:rPr>
          <w:rFonts w:ascii="Arial" w:hAnsi="Arial" w:cs="Arial"/>
          <w:b/>
        </w:rPr>
      </w:pPr>
    </w:p>
    <w:p w14:paraId="3272B7BA" w14:textId="77777777" w:rsidR="00540A81" w:rsidRDefault="00540A81" w:rsidP="008E2443">
      <w:pPr>
        <w:ind w:left="720"/>
        <w:rPr>
          <w:rFonts w:ascii="Arial" w:hAnsi="Arial" w:cs="Arial"/>
          <w:b/>
        </w:rPr>
      </w:pPr>
    </w:p>
    <w:tbl>
      <w:tblPr>
        <w:tblStyle w:val="TableGrid"/>
        <w:tblW w:w="0" w:type="auto"/>
        <w:jc w:val="center"/>
        <w:tblLook w:val="04A0" w:firstRow="1" w:lastRow="0" w:firstColumn="1" w:lastColumn="0" w:noHBand="0" w:noVBand="1"/>
      </w:tblPr>
      <w:tblGrid>
        <w:gridCol w:w="4676"/>
        <w:gridCol w:w="4674"/>
      </w:tblGrid>
      <w:tr w:rsidR="00540A81" w:rsidRPr="00067E2F" w14:paraId="04C0C53F" w14:textId="77777777" w:rsidTr="007A3AA7">
        <w:trPr>
          <w:jc w:val="center"/>
        </w:trPr>
        <w:tc>
          <w:tcPr>
            <w:tcW w:w="5184" w:type="dxa"/>
            <w:shd w:val="clear" w:color="auto" w:fill="1F4E79"/>
          </w:tcPr>
          <w:p w14:paraId="75FF24BF" w14:textId="77777777" w:rsidR="00540A81" w:rsidRPr="007A3AA7" w:rsidRDefault="00540A81" w:rsidP="007A3AA7">
            <w:pPr>
              <w:spacing w:after="60" w:line="252" w:lineRule="auto"/>
              <w:rPr>
                <w:rFonts w:ascii="Arial" w:hAnsi="Arial" w:cs="Arial"/>
              </w:rPr>
            </w:pPr>
            <w:r w:rsidRPr="007A3AA7">
              <w:rPr>
                <w:rFonts w:ascii="Arial" w:hAnsi="Arial" w:cs="Arial"/>
                <w:b/>
                <w:color w:val="FFFFFF"/>
              </w:rPr>
              <w:t>Indicator</w:t>
            </w:r>
          </w:p>
        </w:tc>
        <w:tc>
          <w:tcPr>
            <w:tcW w:w="5184" w:type="dxa"/>
            <w:shd w:val="clear" w:color="auto" w:fill="1F4E79"/>
          </w:tcPr>
          <w:p w14:paraId="5831ACD8" w14:textId="77777777" w:rsidR="00540A81" w:rsidRPr="007A3AA7" w:rsidRDefault="00540A81" w:rsidP="007A3AA7">
            <w:pPr>
              <w:spacing w:after="60" w:line="252" w:lineRule="auto"/>
              <w:rPr>
                <w:rFonts w:ascii="Arial" w:hAnsi="Arial" w:cs="Arial"/>
              </w:rPr>
            </w:pPr>
            <w:r w:rsidRPr="007A3AA7">
              <w:rPr>
                <w:rFonts w:ascii="Arial" w:hAnsi="Arial" w:cs="Arial"/>
                <w:b/>
                <w:color w:val="FFFFFF"/>
              </w:rPr>
              <w:t>Acceptance basis</w:t>
            </w:r>
          </w:p>
        </w:tc>
      </w:tr>
      <w:tr w:rsidR="00540A81" w:rsidRPr="00067E2F" w14:paraId="354A470B" w14:textId="77777777" w:rsidTr="007A3AA7">
        <w:trPr>
          <w:jc w:val="center"/>
        </w:trPr>
        <w:tc>
          <w:tcPr>
            <w:tcW w:w="5184" w:type="dxa"/>
          </w:tcPr>
          <w:p w14:paraId="725BAF24" w14:textId="77777777" w:rsidR="00540A81" w:rsidRPr="007A3AA7" w:rsidRDefault="00540A81" w:rsidP="007A3AA7">
            <w:pPr>
              <w:spacing w:after="60" w:line="252" w:lineRule="auto"/>
              <w:rPr>
                <w:rFonts w:ascii="Arial" w:hAnsi="Arial" w:cs="Arial"/>
              </w:rPr>
            </w:pPr>
            <w:r w:rsidRPr="007A3AA7">
              <w:rPr>
                <w:rFonts w:ascii="Arial" w:hAnsi="Arial" w:cs="Arial"/>
              </w:rPr>
              <w:t>Validation environment</w:t>
            </w:r>
          </w:p>
        </w:tc>
        <w:tc>
          <w:tcPr>
            <w:tcW w:w="5184" w:type="dxa"/>
          </w:tcPr>
          <w:p w14:paraId="425AED31" w14:textId="77777777" w:rsidR="00540A81" w:rsidRPr="007A3AA7" w:rsidRDefault="00540A81" w:rsidP="007A3AA7">
            <w:pPr>
              <w:spacing w:after="60" w:line="252" w:lineRule="auto"/>
              <w:rPr>
                <w:rFonts w:ascii="Arial" w:hAnsi="Arial" w:cs="Arial"/>
              </w:rPr>
            </w:pPr>
            <w:r w:rsidRPr="007A3AA7">
              <w:rPr>
                <w:rFonts w:ascii="Arial" w:hAnsi="Arial" w:cs="Arial"/>
              </w:rPr>
              <w:t>Controlled laboratory / lab-relevant environment, consistent with TRL 6 exit positioning.</w:t>
            </w:r>
          </w:p>
        </w:tc>
      </w:tr>
      <w:tr w:rsidR="00540A81" w:rsidRPr="00067E2F" w14:paraId="01CDC726" w14:textId="77777777" w:rsidTr="007A3AA7">
        <w:trPr>
          <w:jc w:val="center"/>
        </w:trPr>
        <w:tc>
          <w:tcPr>
            <w:tcW w:w="5184" w:type="dxa"/>
          </w:tcPr>
          <w:p w14:paraId="7D944D74" w14:textId="77777777" w:rsidR="00540A81" w:rsidRPr="007A3AA7" w:rsidRDefault="00540A81" w:rsidP="007A3AA7">
            <w:pPr>
              <w:spacing w:after="60" w:line="252" w:lineRule="auto"/>
              <w:rPr>
                <w:rFonts w:ascii="Arial" w:hAnsi="Arial" w:cs="Arial"/>
              </w:rPr>
            </w:pPr>
            <w:r w:rsidRPr="007A3AA7">
              <w:rPr>
                <w:rFonts w:ascii="Arial" w:hAnsi="Arial" w:cs="Arial"/>
              </w:rPr>
              <w:t>Test temperatures</w:t>
            </w:r>
          </w:p>
        </w:tc>
        <w:tc>
          <w:tcPr>
            <w:tcW w:w="5184" w:type="dxa"/>
          </w:tcPr>
          <w:p w14:paraId="3D6C60E3" w14:textId="77777777" w:rsidR="00540A81" w:rsidRPr="007A3AA7" w:rsidRDefault="00540A81" w:rsidP="007A3AA7">
            <w:pPr>
              <w:spacing w:after="60" w:line="252" w:lineRule="auto"/>
              <w:rPr>
                <w:rFonts w:ascii="Arial" w:hAnsi="Arial" w:cs="Arial"/>
              </w:rPr>
            </w:pPr>
            <w:r w:rsidRPr="007A3AA7">
              <w:rPr>
                <w:rFonts w:ascii="Arial" w:hAnsi="Arial" w:cs="Arial"/>
              </w:rPr>
              <w:t>5 / 15 / 25 / 35 / 45 °C baseline; add 0 °C if required by use case.</w:t>
            </w:r>
          </w:p>
        </w:tc>
      </w:tr>
      <w:tr w:rsidR="00540A81" w:rsidRPr="00067E2F" w14:paraId="2355F20E" w14:textId="77777777" w:rsidTr="007A3AA7">
        <w:trPr>
          <w:jc w:val="center"/>
        </w:trPr>
        <w:tc>
          <w:tcPr>
            <w:tcW w:w="5184" w:type="dxa"/>
          </w:tcPr>
          <w:p w14:paraId="4E5DB8BF" w14:textId="77777777" w:rsidR="00540A81" w:rsidRPr="007A3AA7" w:rsidRDefault="00540A81" w:rsidP="007A3AA7">
            <w:pPr>
              <w:spacing w:after="60" w:line="252" w:lineRule="auto"/>
              <w:rPr>
                <w:rFonts w:ascii="Arial" w:hAnsi="Arial" w:cs="Arial"/>
              </w:rPr>
            </w:pPr>
            <w:r w:rsidRPr="007A3AA7">
              <w:rPr>
                <w:rFonts w:ascii="Arial" w:hAnsi="Arial" w:cs="Arial"/>
              </w:rPr>
              <w:t>Load cases</w:t>
            </w:r>
          </w:p>
        </w:tc>
        <w:tc>
          <w:tcPr>
            <w:tcW w:w="5184" w:type="dxa"/>
          </w:tcPr>
          <w:p w14:paraId="7C855D37" w14:textId="77777777" w:rsidR="00540A81" w:rsidRPr="007A3AA7" w:rsidRDefault="00540A81" w:rsidP="007A3AA7">
            <w:pPr>
              <w:spacing w:after="60" w:line="252" w:lineRule="auto"/>
              <w:rPr>
                <w:rFonts w:ascii="Arial" w:hAnsi="Arial" w:cs="Arial"/>
              </w:rPr>
            </w:pPr>
            <w:r w:rsidRPr="007A3AA7">
              <w:rPr>
                <w:rFonts w:ascii="Arial" w:hAnsi="Arial" w:cs="Arial"/>
              </w:rPr>
              <w:t>WLTP-derived current profile and reference step-current stress cases: 1C, 5 A, 10 A, 20 A and 30 A.</w:t>
            </w:r>
          </w:p>
        </w:tc>
      </w:tr>
      <w:tr w:rsidR="00540A81" w:rsidRPr="00067E2F" w14:paraId="286B283B" w14:textId="77777777" w:rsidTr="007A3AA7">
        <w:trPr>
          <w:jc w:val="center"/>
        </w:trPr>
        <w:tc>
          <w:tcPr>
            <w:tcW w:w="5184" w:type="dxa"/>
          </w:tcPr>
          <w:p w14:paraId="3333CC4B" w14:textId="77777777" w:rsidR="00540A81" w:rsidRPr="007A3AA7" w:rsidRDefault="00540A81" w:rsidP="007A3AA7">
            <w:pPr>
              <w:spacing w:after="60" w:line="252" w:lineRule="auto"/>
              <w:rPr>
                <w:rFonts w:ascii="Arial" w:hAnsi="Arial" w:cs="Arial"/>
              </w:rPr>
            </w:pPr>
            <w:r w:rsidRPr="007A3AA7">
              <w:rPr>
                <w:rFonts w:ascii="Arial" w:hAnsi="Arial" w:cs="Arial"/>
              </w:rPr>
              <w:t>Battery SOC range</w:t>
            </w:r>
          </w:p>
        </w:tc>
        <w:tc>
          <w:tcPr>
            <w:tcW w:w="5184" w:type="dxa"/>
          </w:tcPr>
          <w:p w14:paraId="65311E7A" w14:textId="77777777" w:rsidR="00540A81" w:rsidRPr="007A3AA7" w:rsidRDefault="00540A81" w:rsidP="007A3AA7">
            <w:pPr>
              <w:spacing w:after="60" w:line="252" w:lineRule="auto"/>
              <w:rPr>
                <w:rFonts w:ascii="Arial" w:hAnsi="Arial" w:cs="Arial"/>
              </w:rPr>
            </w:pPr>
            <w:r w:rsidRPr="007A3AA7">
              <w:rPr>
                <w:rFonts w:ascii="Arial" w:hAnsi="Arial" w:cs="Arial"/>
              </w:rPr>
              <w:t>10–90% normal operating range; include 0–10% and 90–100% stress validation.</w:t>
            </w:r>
          </w:p>
        </w:tc>
      </w:tr>
      <w:tr w:rsidR="00540A81" w:rsidRPr="00067E2F" w14:paraId="6805832F" w14:textId="77777777" w:rsidTr="007A3AA7">
        <w:trPr>
          <w:jc w:val="center"/>
        </w:trPr>
        <w:tc>
          <w:tcPr>
            <w:tcW w:w="5184" w:type="dxa"/>
          </w:tcPr>
          <w:p w14:paraId="31F32737" w14:textId="77777777" w:rsidR="00540A81" w:rsidRPr="007A3AA7" w:rsidRDefault="00540A81" w:rsidP="007A3AA7">
            <w:pPr>
              <w:spacing w:after="60" w:line="252" w:lineRule="auto"/>
              <w:rPr>
                <w:rFonts w:ascii="Arial" w:hAnsi="Arial" w:cs="Arial"/>
              </w:rPr>
            </w:pPr>
            <w:r w:rsidRPr="007A3AA7">
              <w:rPr>
                <w:rFonts w:ascii="Arial" w:hAnsi="Arial" w:cs="Arial"/>
              </w:rPr>
              <w:t>EIS reference protocol</w:t>
            </w:r>
          </w:p>
        </w:tc>
        <w:tc>
          <w:tcPr>
            <w:tcW w:w="5184" w:type="dxa"/>
          </w:tcPr>
          <w:p w14:paraId="58344345" w14:textId="77777777" w:rsidR="00540A81" w:rsidRPr="007A3AA7" w:rsidRDefault="00540A81" w:rsidP="007A3AA7">
            <w:pPr>
              <w:spacing w:after="60" w:line="252" w:lineRule="auto"/>
              <w:rPr>
                <w:rFonts w:ascii="Arial" w:hAnsi="Arial" w:cs="Arial"/>
              </w:rPr>
            </w:pPr>
            <w:r w:rsidRPr="007A3AA7">
              <w:rPr>
                <w:rFonts w:ascii="Arial" w:hAnsi="Arial" w:cs="Arial"/>
              </w:rPr>
              <w:t>0.1 Hz–100 kHz, 10 mV, after at least 12 hours thermal soak.</w:t>
            </w:r>
          </w:p>
        </w:tc>
      </w:tr>
      <w:tr w:rsidR="00540A81" w:rsidRPr="00067E2F" w14:paraId="44E6665B" w14:textId="77777777" w:rsidTr="007A3AA7">
        <w:trPr>
          <w:jc w:val="center"/>
        </w:trPr>
        <w:tc>
          <w:tcPr>
            <w:tcW w:w="5184" w:type="dxa"/>
          </w:tcPr>
          <w:p w14:paraId="3686891A" w14:textId="77777777" w:rsidR="00540A81" w:rsidRPr="007A3AA7" w:rsidRDefault="00540A81" w:rsidP="007A3AA7">
            <w:pPr>
              <w:spacing w:after="60" w:line="252" w:lineRule="auto"/>
              <w:rPr>
                <w:rFonts w:ascii="Arial" w:hAnsi="Arial" w:cs="Arial"/>
              </w:rPr>
            </w:pPr>
            <w:r w:rsidRPr="007A3AA7">
              <w:rPr>
                <w:rFonts w:ascii="Arial" w:hAnsi="Arial" w:cs="Arial"/>
              </w:rPr>
              <w:t>Operating range for model</w:t>
            </w:r>
          </w:p>
        </w:tc>
        <w:tc>
          <w:tcPr>
            <w:tcW w:w="5184" w:type="dxa"/>
          </w:tcPr>
          <w:p w14:paraId="62467AEB" w14:textId="77777777" w:rsidR="00540A81" w:rsidRPr="007A3AA7" w:rsidRDefault="00540A81" w:rsidP="007A3AA7">
            <w:pPr>
              <w:spacing w:after="60" w:line="252" w:lineRule="auto"/>
              <w:rPr>
                <w:rFonts w:ascii="Arial" w:hAnsi="Arial" w:cs="Arial"/>
              </w:rPr>
            </w:pPr>
            <w:r w:rsidRPr="007A3AA7">
              <w:rPr>
                <w:rFonts w:ascii="Arial" w:hAnsi="Arial" w:cs="Arial"/>
              </w:rPr>
              <w:t>Nominal 15–35 °C; boundary validation for all battery cells to be fixed at 5–45 °C.</w:t>
            </w:r>
          </w:p>
        </w:tc>
      </w:tr>
      <w:tr w:rsidR="00540A81" w:rsidRPr="00067E2F" w14:paraId="0436842D" w14:textId="77777777" w:rsidTr="007A3AA7">
        <w:trPr>
          <w:jc w:val="center"/>
        </w:trPr>
        <w:tc>
          <w:tcPr>
            <w:tcW w:w="5184" w:type="dxa"/>
          </w:tcPr>
          <w:p w14:paraId="55F19ADB" w14:textId="77777777" w:rsidR="00540A81" w:rsidRPr="007A3AA7" w:rsidRDefault="00540A81" w:rsidP="007A3AA7">
            <w:pPr>
              <w:spacing w:after="60" w:line="252" w:lineRule="auto"/>
              <w:rPr>
                <w:rFonts w:ascii="Arial" w:hAnsi="Arial" w:cs="Arial"/>
              </w:rPr>
            </w:pPr>
            <w:r w:rsidRPr="007A3AA7">
              <w:rPr>
                <w:rFonts w:ascii="Arial" w:hAnsi="Arial" w:cs="Arial"/>
              </w:rPr>
              <w:t>Model accuracy</w:t>
            </w:r>
          </w:p>
        </w:tc>
        <w:tc>
          <w:tcPr>
            <w:tcW w:w="5184" w:type="dxa"/>
          </w:tcPr>
          <w:p w14:paraId="30CEAFAE" w14:textId="77777777" w:rsidR="00540A81" w:rsidRPr="007A3AA7" w:rsidRDefault="00540A81" w:rsidP="007A3AA7">
            <w:pPr>
              <w:spacing w:after="60" w:line="252" w:lineRule="auto"/>
              <w:rPr>
                <w:rFonts w:ascii="Arial" w:hAnsi="Arial" w:cs="Arial"/>
              </w:rPr>
            </w:pPr>
            <w:r w:rsidRPr="007A3AA7">
              <w:rPr>
                <w:rFonts w:ascii="Arial" w:hAnsi="Arial" w:cs="Arial"/>
              </w:rPr>
              <w:t>At least 97% accuracy, with RMSE below 3.5%, subject to final technical confirmation by the PI.</w:t>
            </w:r>
          </w:p>
        </w:tc>
      </w:tr>
      <w:tr w:rsidR="00540A81" w:rsidRPr="00067E2F" w14:paraId="5B641F01" w14:textId="77777777" w:rsidTr="007A3AA7">
        <w:trPr>
          <w:jc w:val="center"/>
        </w:trPr>
        <w:tc>
          <w:tcPr>
            <w:tcW w:w="5184" w:type="dxa"/>
          </w:tcPr>
          <w:p w14:paraId="3A795D48" w14:textId="77777777" w:rsidR="00540A81" w:rsidRPr="007A3AA7" w:rsidRDefault="00540A81" w:rsidP="007A3AA7">
            <w:pPr>
              <w:spacing w:after="60" w:line="252" w:lineRule="auto"/>
              <w:rPr>
                <w:rFonts w:ascii="Arial" w:hAnsi="Arial" w:cs="Arial"/>
              </w:rPr>
            </w:pPr>
            <w:r w:rsidRPr="007A3AA7">
              <w:rPr>
                <w:rFonts w:ascii="Arial" w:hAnsi="Arial" w:cs="Arial"/>
              </w:rPr>
              <w:t>Prediction lead time</w:t>
            </w:r>
          </w:p>
        </w:tc>
        <w:tc>
          <w:tcPr>
            <w:tcW w:w="5184" w:type="dxa"/>
          </w:tcPr>
          <w:p w14:paraId="5CFC7011" w14:textId="77777777" w:rsidR="00540A81" w:rsidRPr="007A3AA7" w:rsidRDefault="00540A81" w:rsidP="007A3AA7">
            <w:pPr>
              <w:spacing w:after="60" w:line="252" w:lineRule="auto"/>
              <w:rPr>
                <w:rFonts w:ascii="Arial" w:hAnsi="Arial" w:cs="Arial"/>
              </w:rPr>
            </w:pPr>
            <w:r w:rsidRPr="007A3AA7">
              <w:rPr>
                <w:rFonts w:ascii="Arial" w:hAnsi="Arial" w:cs="Arial"/>
              </w:rPr>
              <w:t>Minimum 5 minutes for every fast hazardous event; design target 15 minutes median fast-event warning and 60 minutes median for slow events.</w:t>
            </w:r>
          </w:p>
        </w:tc>
      </w:tr>
      <w:tr w:rsidR="00540A81" w:rsidRPr="00067E2F" w14:paraId="31666203" w14:textId="77777777" w:rsidTr="007A3AA7">
        <w:trPr>
          <w:jc w:val="center"/>
        </w:trPr>
        <w:tc>
          <w:tcPr>
            <w:tcW w:w="5184" w:type="dxa"/>
          </w:tcPr>
          <w:p w14:paraId="2B06599C" w14:textId="77777777" w:rsidR="00540A81" w:rsidRPr="007A3AA7" w:rsidRDefault="00540A81" w:rsidP="007A3AA7">
            <w:pPr>
              <w:spacing w:after="60" w:line="252" w:lineRule="auto"/>
              <w:rPr>
                <w:rFonts w:ascii="Arial" w:hAnsi="Arial" w:cs="Arial"/>
              </w:rPr>
            </w:pPr>
            <w:r w:rsidRPr="007A3AA7">
              <w:rPr>
                <w:rFonts w:ascii="Arial" w:hAnsi="Arial" w:cs="Arial"/>
              </w:rPr>
              <w:t>False negatives</w:t>
            </w:r>
          </w:p>
        </w:tc>
        <w:tc>
          <w:tcPr>
            <w:tcW w:w="5184" w:type="dxa"/>
          </w:tcPr>
          <w:p w14:paraId="2DA86CE5" w14:textId="77777777" w:rsidR="00540A81" w:rsidRPr="007A3AA7" w:rsidRDefault="00540A81" w:rsidP="007A3AA7">
            <w:pPr>
              <w:spacing w:after="60" w:line="252" w:lineRule="auto"/>
              <w:rPr>
                <w:rFonts w:ascii="Arial" w:hAnsi="Arial" w:cs="Arial"/>
              </w:rPr>
            </w:pPr>
            <w:r w:rsidRPr="007A3AA7">
              <w:rPr>
                <w:rFonts w:ascii="Arial" w:hAnsi="Arial" w:cs="Arial"/>
              </w:rPr>
              <w:t>Zero missed events in final acceptance; overall event-level FNR not more than 1.0%.</w:t>
            </w:r>
          </w:p>
        </w:tc>
      </w:tr>
      <w:tr w:rsidR="00540A81" w:rsidRPr="00067E2F" w14:paraId="3C4A812C" w14:textId="77777777" w:rsidTr="007A3AA7">
        <w:trPr>
          <w:jc w:val="center"/>
        </w:trPr>
        <w:tc>
          <w:tcPr>
            <w:tcW w:w="5184" w:type="dxa"/>
          </w:tcPr>
          <w:p w14:paraId="3FCAD83E" w14:textId="77777777" w:rsidR="00540A81" w:rsidRPr="007A3AA7" w:rsidRDefault="00540A81" w:rsidP="007A3AA7">
            <w:pPr>
              <w:spacing w:after="60" w:line="252" w:lineRule="auto"/>
              <w:rPr>
                <w:rFonts w:ascii="Arial" w:hAnsi="Arial" w:cs="Arial"/>
              </w:rPr>
            </w:pPr>
            <w:r w:rsidRPr="007A3AA7">
              <w:rPr>
                <w:rFonts w:ascii="Arial" w:hAnsi="Arial" w:cs="Arial"/>
              </w:rPr>
              <w:t>False positives</w:t>
            </w:r>
          </w:p>
        </w:tc>
        <w:tc>
          <w:tcPr>
            <w:tcW w:w="5184" w:type="dxa"/>
          </w:tcPr>
          <w:p w14:paraId="63D6A37B" w14:textId="77777777" w:rsidR="00540A81" w:rsidRPr="007A3AA7" w:rsidRDefault="00540A81" w:rsidP="007A3AA7">
            <w:pPr>
              <w:spacing w:after="60" w:line="252" w:lineRule="auto"/>
              <w:rPr>
                <w:rFonts w:ascii="Arial" w:hAnsi="Arial" w:cs="Arial"/>
              </w:rPr>
            </w:pPr>
            <w:r w:rsidRPr="007A3AA7">
              <w:rPr>
                <w:rFonts w:ascii="Arial" w:hAnsi="Arial" w:cs="Arial"/>
              </w:rPr>
              <w:t>Cell-level precursor FPR not more than 2.0%; pack-level driver warning FPR not more than 0.5%; not more than 1 nuisance warning per 100 WLTP cycles.</w:t>
            </w:r>
          </w:p>
        </w:tc>
      </w:tr>
      <w:tr w:rsidR="00540A81" w:rsidRPr="00067E2F" w14:paraId="63434DAD" w14:textId="77777777" w:rsidTr="007A3AA7">
        <w:trPr>
          <w:jc w:val="center"/>
        </w:trPr>
        <w:tc>
          <w:tcPr>
            <w:tcW w:w="5184" w:type="dxa"/>
          </w:tcPr>
          <w:p w14:paraId="114A4682" w14:textId="77777777" w:rsidR="00540A81" w:rsidRPr="007A3AA7" w:rsidRDefault="00540A81" w:rsidP="007A3AA7">
            <w:pPr>
              <w:spacing w:after="60" w:line="252" w:lineRule="auto"/>
              <w:rPr>
                <w:rFonts w:ascii="Arial" w:hAnsi="Arial" w:cs="Arial"/>
              </w:rPr>
            </w:pPr>
            <w:r w:rsidRPr="007A3AA7">
              <w:rPr>
                <w:rFonts w:ascii="Arial" w:hAnsi="Arial" w:cs="Arial"/>
              </w:rPr>
              <w:t>Blind dataset acceptance</w:t>
            </w:r>
          </w:p>
        </w:tc>
        <w:tc>
          <w:tcPr>
            <w:tcW w:w="5184" w:type="dxa"/>
          </w:tcPr>
          <w:p w14:paraId="697FB4AD" w14:textId="77777777" w:rsidR="00540A81" w:rsidRPr="007A3AA7" w:rsidRDefault="00540A81" w:rsidP="007A3AA7">
            <w:pPr>
              <w:spacing w:after="60" w:line="252" w:lineRule="auto"/>
              <w:rPr>
                <w:rFonts w:ascii="Arial" w:hAnsi="Arial" w:cs="Arial"/>
              </w:rPr>
            </w:pPr>
            <w:r w:rsidRPr="007A3AA7">
              <w:rPr>
                <w:rFonts w:ascii="Arial" w:hAnsi="Arial" w:cs="Arial"/>
              </w:rPr>
              <w:t>All thresholds to hold on a blind dataset across temperature, SOC, ageing and chemistry bins.</w:t>
            </w:r>
          </w:p>
        </w:tc>
      </w:tr>
    </w:tbl>
    <w:p w14:paraId="2807D737" w14:textId="77777777" w:rsidR="00540A81" w:rsidRPr="007A3AA7" w:rsidRDefault="00540A81" w:rsidP="00540A81">
      <w:pPr>
        <w:rPr>
          <w:rFonts w:ascii="Arial" w:hAnsi="Arial" w:cs="Arial"/>
        </w:rPr>
      </w:pPr>
    </w:p>
    <w:p w14:paraId="7BCED1DB" w14:textId="79EE4661" w:rsidR="00A148DA" w:rsidRPr="00DE6FA3" w:rsidRDefault="00540A81" w:rsidP="00540A81">
      <w:pPr>
        <w:ind w:left="720"/>
        <w:rPr>
          <w:rFonts w:ascii="Arial" w:hAnsi="Arial" w:cs="Arial"/>
          <w:b/>
          <w:u w:val="single"/>
        </w:rPr>
      </w:pPr>
      <w:r w:rsidRPr="0038671A">
        <w:rPr>
          <w:rFonts w:ascii="Arial" w:hAnsi="Arial" w:cs="Arial"/>
          <w:b/>
          <w:u w:val="single"/>
        </w:rPr>
        <w:t xml:space="preserve">Achievement of the above performance criteria shall constitute successful technical validation of the Project Results for the purposes of </w:t>
      </w:r>
      <w:del w:id="633" w:author="Samantha" w:date="2026-09-03T19:47:00Z" w16du:dateUtc="2026-09-03T11:47:00Z">
        <w:r w:rsidRPr="00C2551B" w:rsidDel="009336F5">
          <w:rPr>
            <w:rFonts w:ascii="Arial" w:hAnsi="Arial" w:cs="Arial"/>
            <w:b/>
            <w:highlight w:val="yellow"/>
            <w:u w:val="single"/>
          </w:rPr>
          <w:delText>Clauses 9.6 and 9.7</w:delText>
        </w:r>
        <w:r w:rsidRPr="0038671A" w:rsidDel="009336F5">
          <w:rPr>
            <w:rFonts w:ascii="Arial" w:hAnsi="Arial" w:cs="Arial"/>
            <w:b/>
            <w:u w:val="single"/>
          </w:rPr>
          <w:delText xml:space="preserve"> </w:delText>
        </w:r>
      </w:del>
      <w:ins w:id="634" w:author="Samantha" w:date="2026-09-03T19:47:00Z" w16du:dateUtc="2026-09-03T11:47:00Z">
        <w:r w:rsidR="009336F5">
          <w:rPr>
            <w:rFonts w:ascii="Arial" w:hAnsi="Arial" w:cs="Arial"/>
            <w:b/>
            <w:u w:val="single"/>
          </w:rPr>
          <w:t xml:space="preserve">Clause 6.3 </w:t>
        </w:r>
      </w:ins>
      <w:r w:rsidRPr="0038671A">
        <w:rPr>
          <w:rFonts w:ascii="Arial" w:hAnsi="Arial" w:cs="Arial"/>
          <w:b/>
          <w:u w:val="single"/>
        </w:rPr>
        <w:t>of this Agreement and may form the basis for discussions between the Parties regarding pilot validation, technical transfer, consultancy engagements, follow-on projects, licensing opportunities and other commercialisation pathways relating to the Foreground IP generated under the Project.</w:t>
      </w:r>
      <w:r w:rsidR="00A148DA">
        <w:rPr>
          <w:rFonts w:ascii="Arial" w:hAnsi="Arial" w:cs="Arial"/>
          <w:b/>
          <w:u w:val="single"/>
        </w:rPr>
        <w:br w:type="page"/>
      </w:r>
    </w:p>
    <w:p w14:paraId="4855BF83" w14:textId="77777777" w:rsidR="00DE6FA3" w:rsidRDefault="00DE6FA3">
      <w:pPr>
        <w:rPr>
          <w:rFonts w:ascii="Arial" w:hAnsi="Arial" w:cs="Arial"/>
        </w:rPr>
      </w:pPr>
    </w:p>
    <w:p w14:paraId="1CA0DAD6" w14:textId="77777777" w:rsidR="00AC51CE" w:rsidRPr="00DE6FA3" w:rsidRDefault="00AC51CE" w:rsidP="00E27BC6">
      <w:pPr>
        <w:pStyle w:val="Heading2"/>
      </w:pPr>
      <w:r>
        <w:t>SCHEDULE 2</w:t>
      </w:r>
    </w:p>
    <w:p w14:paraId="61F7F9D7" w14:textId="77777777" w:rsidR="00AC51CE" w:rsidRDefault="003B0485" w:rsidP="00AC51CE">
      <w:pPr>
        <w:jc w:val="center"/>
        <w:rPr>
          <w:rFonts w:ascii="Arial" w:hAnsi="Arial" w:cs="Arial"/>
          <w:b/>
          <w:u w:val="single"/>
        </w:rPr>
      </w:pPr>
      <w:r>
        <w:rPr>
          <w:rFonts w:ascii="Arial" w:hAnsi="Arial" w:cs="Arial"/>
          <w:b/>
          <w:u w:val="single"/>
        </w:rPr>
        <w:t xml:space="preserve">CONTRIBUTION &amp; </w:t>
      </w:r>
      <w:r w:rsidR="00AC51CE">
        <w:rPr>
          <w:rFonts w:ascii="Arial" w:hAnsi="Arial" w:cs="Arial"/>
          <w:b/>
          <w:u w:val="single"/>
        </w:rPr>
        <w:t>PAYMENT SCHEDULE</w:t>
      </w:r>
    </w:p>
    <w:p w14:paraId="01388C7E" w14:textId="77777777" w:rsidR="00A148DA" w:rsidRDefault="00A148DA" w:rsidP="00AC51CE">
      <w:pPr>
        <w:jc w:val="center"/>
        <w:rPr>
          <w:rFonts w:ascii="Arial" w:hAnsi="Arial" w:cs="Arial"/>
          <w:b/>
          <w:u w:val="single"/>
        </w:rPr>
      </w:pPr>
    </w:p>
    <w:p w14:paraId="71727A03" w14:textId="77777777" w:rsidR="00A148DA" w:rsidRPr="00DE6FA3" w:rsidRDefault="00A148DA" w:rsidP="00A148DA">
      <w:pPr>
        <w:rPr>
          <w:rFonts w:ascii="Arial" w:hAnsi="Arial" w:cs="Arial"/>
          <w:b/>
          <w:u w:val="single"/>
        </w:rPr>
      </w:pPr>
    </w:p>
    <w:tbl>
      <w:tblPr>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080"/>
        <w:gridCol w:w="6300"/>
        <w:gridCol w:w="1941"/>
      </w:tblGrid>
      <w:tr w:rsidR="003B0485" w:rsidRPr="00131660" w14:paraId="0B3A28F3" w14:textId="77777777" w:rsidTr="00F82084">
        <w:tc>
          <w:tcPr>
            <w:tcW w:w="9321" w:type="dxa"/>
            <w:gridSpan w:val="3"/>
          </w:tcPr>
          <w:p w14:paraId="4FBFC6CB" w14:textId="77777777" w:rsidR="003B0485" w:rsidRPr="00131660" w:rsidRDefault="003B0485" w:rsidP="00131660">
            <w:pPr>
              <w:spacing w:line="276" w:lineRule="auto"/>
              <w:jc w:val="center"/>
              <w:rPr>
                <w:rFonts w:ascii="Arial" w:hAnsi="Arial" w:cs="Arial"/>
                <w:b/>
              </w:rPr>
            </w:pPr>
            <w:r w:rsidRPr="00131660">
              <w:rPr>
                <w:rFonts w:ascii="Arial" w:hAnsi="Arial" w:cs="Arial"/>
                <w:b/>
              </w:rPr>
              <w:t>NGEE ANN POLYTECHNIC</w:t>
            </w:r>
            <w:r>
              <w:rPr>
                <w:rFonts w:ascii="Arial" w:hAnsi="Arial" w:cs="Arial"/>
                <w:b/>
              </w:rPr>
              <w:t xml:space="preserve"> </w:t>
            </w:r>
          </w:p>
        </w:tc>
      </w:tr>
      <w:tr w:rsidR="003B0485" w:rsidRPr="00131660" w14:paraId="1DD75BF7" w14:textId="77777777" w:rsidTr="003B0485">
        <w:tc>
          <w:tcPr>
            <w:tcW w:w="1080" w:type="dxa"/>
          </w:tcPr>
          <w:p w14:paraId="5141A587" w14:textId="77777777" w:rsidR="003B0485" w:rsidRPr="00131660" w:rsidRDefault="003B0485" w:rsidP="00131660">
            <w:pPr>
              <w:spacing w:line="276" w:lineRule="auto"/>
              <w:jc w:val="center"/>
              <w:rPr>
                <w:rFonts w:ascii="Arial" w:hAnsi="Arial" w:cs="Arial"/>
                <w:b/>
              </w:rPr>
            </w:pPr>
            <w:r w:rsidRPr="00131660">
              <w:rPr>
                <w:rFonts w:ascii="Arial" w:hAnsi="Arial" w:cs="Arial"/>
                <w:b/>
              </w:rPr>
              <w:t>(a)</w:t>
            </w:r>
          </w:p>
        </w:tc>
        <w:tc>
          <w:tcPr>
            <w:tcW w:w="6300" w:type="dxa"/>
          </w:tcPr>
          <w:p w14:paraId="5E780F2C" w14:textId="036A18E7" w:rsidR="003B0485" w:rsidRPr="00131660" w:rsidRDefault="003B0485" w:rsidP="00131660">
            <w:pPr>
              <w:spacing w:line="276" w:lineRule="auto"/>
              <w:rPr>
                <w:rFonts w:ascii="Arial" w:hAnsi="Arial" w:cs="Arial"/>
                <w:b/>
                <w:u w:val="single"/>
              </w:rPr>
            </w:pPr>
            <w:r w:rsidRPr="00131660">
              <w:rPr>
                <w:rFonts w:ascii="Arial" w:hAnsi="Arial" w:cs="Arial"/>
                <w:b/>
                <w:u w:val="single"/>
              </w:rPr>
              <w:t xml:space="preserve">In-kind Contribution by </w:t>
            </w:r>
            <w:r w:rsidR="00ED376F">
              <w:rPr>
                <w:rFonts w:ascii="Arial" w:hAnsi="Arial" w:cs="Arial"/>
                <w:b/>
                <w:u w:val="single"/>
              </w:rPr>
              <w:t>Ngee Ann Polytechnic</w:t>
            </w:r>
            <w:r w:rsidR="00ED376F" w:rsidRPr="00131660">
              <w:rPr>
                <w:rFonts w:ascii="Arial" w:hAnsi="Arial" w:cs="Arial"/>
                <w:b/>
                <w:u w:val="single"/>
              </w:rPr>
              <w:t xml:space="preserve"> </w:t>
            </w:r>
            <w:r w:rsidRPr="00131660">
              <w:rPr>
                <w:rFonts w:ascii="Arial" w:hAnsi="Arial" w:cs="Arial"/>
                <w:b/>
                <w:u w:val="single"/>
              </w:rPr>
              <w:t>to the Collaboration Project</w:t>
            </w:r>
          </w:p>
          <w:p w14:paraId="3EEAF0BD" w14:textId="7A67CAF5" w:rsidR="003B0485" w:rsidRPr="00131660" w:rsidRDefault="003B0485" w:rsidP="00131660">
            <w:pPr>
              <w:spacing w:line="276" w:lineRule="auto"/>
              <w:rPr>
                <w:rFonts w:ascii="Arial" w:hAnsi="Arial" w:cs="Arial"/>
                <w:b/>
                <w:u w:val="single"/>
              </w:rPr>
            </w:pPr>
            <w:r w:rsidRPr="00131660">
              <w:rPr>
                <w:rFonts w:ascii="Arial" w:hAnsi="Arial" w:cs="Arial"/>
              </w:rPr>
              <w:t>(Existing equipment, ma</w:t>
            </w:r>
            <w:r w:rsidR="00ED376F">
              <w:rPr>
                <w:rFonts w:ascii="Arial" w:hAnsi="Arial" w:cs="Arial"/>
              </w:rPr>
              <w:t>np</w:t>
            </w:r>
            <w:r w:rsidRPr="00131660">
              <w:rPr>
                <w:rFonts w:ascii="Arial" w:hAnsi="Arial" w:cs="Arial"/>
              </w:rPr>
              <w:t>ower, etc. required for the Collaboration Project – to assign estimated monetary values)</w:t>
            </w:r>
          </w:p>
        </w:tc>
        <w:tc>
          <w:tcPr>
            <w:tcW w:w="1941" w:type="dxa"/>
          </w:tcPr>
          <w:p w14:paraId="56224FC3" w14:textId="77777777" w:rsidR="003B0485" w:rsidRPr="00131660" w:rsidRDefault="003B0485" w:rsidP="00131660">
            <w:pPr>
              <w:spacing w:line="276" w:lineRule="auto"/>
              <w:jc w:val="center"/>
              <w:rPr>
                <w:rFonts w:ascii="Arial" w:hAnsi="Arial" w:cs="Arial"/>
              </w:rPr>
            </w:pPr>
            <w:r w:rsidRPr="00131660">
              <w:rPr>
                <w:rFonts w:ascii="Arial" w:hAnsi="Arial" w:cs="Arial"/>
              </w:rPr>
              <w:t>S$</w:t>
            </w:r>
          </w:p>
          <w:p w14:paraId="7D5AC227" w14:textId="77777777" w:rsidR="003B0485" w:rsidRPr="00131660" w:rsidRDefault="003B0485" w:rsidP="00131660">
            <w:pPr>
              <w:spacing w:line="276" w:lineRule="auto"/>
              <w:jc w:val="center"/>
              <w:rPr>
                <w:rFonts w:ascii="Arial" w:hAnsi="Arial" w:cs="Arial"/>
              </w:rPr>
            </w:pPr>
          </w:p>
        </w:tc>
      </w:tr>
      <w:tr w:rsidR="003B0485" w:rsidRPr="00131660" w14:paraId="565AC6B1" w14:textId="77777777" w:rsidTr="003B0485">
        <w:tc>
          <w:tcPr>
            <w:tcW w:w="1080" w:type="dxa"/>
          </w:tcPr>
          <w:p w14:paraId="69EFC7B4" w14:textId="77777777" w:rsidR="003B0485" w:rsidRPr="00131660" w:rsidRDefault="003B0485" w:rsidP="00131660">
            <w:pPr>
              <w:spacing w:line="276" w:lineRule="auto"/>
              <w:jc w:val="center"/>
              <w:rPr>
                <w:rFonts w:ascii="Arial" w:hAnsi="Arial" w:cs="Arial"/>
              </w:rPr>
            </w:pPr>
          </w:p>
        </w:tc>
        <w:tc>
          <w:tcPr>
            <w:tcW w:w="6300" w:type="dxa"/>
          </w:tcPr>
          <w:p w14:paraId="2ECD2E57" w14:textId="59195D2B" w:rsidR="003B0485" w:rsidRPr="00131660" w:rsidRDefault="003B0485" w:rsidP="00131660">
            <w:pPr>
              <w:spacing w:line="276" w:lineRule="auto"/>
              <w:rPr>
                <w:rFonts w:ascii="Arial" w:hAnsi="Arial" w:cs="Arial"/>
                <w:u w:val="single"/>
              </w:rPr>
            </w:pPr>
            <w:r w:rsidRPr="00131660">
              <w:rPr>
                <w:rFonts w:ascii="Arial" w:hAnsi="Arial" w:cs="Arial"/>
                <w:u w:val="single"/>
              </w:rPr>
              <w:t>Ma</w:t>
            </w:r>
            <w:r w:rsidR="00ED376F">
              <w:rPr>
                <w:rFonts w:ascii="Arial" w:hAnsi="Arial" w:cs="Arial"/>
                <w:u w:val="single"/>
              </w:rPr>
              <w:t>np</w:t>
            </w:r>
            <w:r w:rsidRPr="00131660">
              <w:rPr>
                <w:rFonts w:ascii="Arial" w:hAnsi="Arial" w:cs="Arial"/>
                <w:u w:val="single"/>
              </w:rPr>
              <w:t>ower</w:t>
            </w:r>
          </w:p>
        </w:tc>
        <w:tc>
          <w:tcPr>
            <w:tcW w:w="1941" w:type="dxa"/>
          </w:tcPr>
          <w:p w14:paraId="1077934E" w14:textId="77777777" w:rsidR="003B0485" w:rsidRPr="00131660" w:rsidRDefault="003B0485" w:rsidP="00131660">
            <w:pPr>
              <w:spacing w:line="276" w:lineRule="auto"/>
              <w:jc w:val="right"/>
              <w:rPr>
                <w:rFonts w:ascii="Arial" w:hAnsi="Arial" w:cs="Arial"/>
              </w:rPr>
            </w:pPr>
          </w:p>
        </w:tc>
      </w:tr>
      <w:tr w:rsidR="0038594D" w:rsidRPr="00131660" w14:paraId="7D850CF4" w14:textId="77777777" w:rsidTr="003B0485">
        <w:tc>
          <w:tcPr>
            <w:tcW w:w="1080" w:type="dxa"/>
          </w:tcPr>
          <w:p w14:paraId="73854658" w14:textId="77777777" w:rsidR="0038594D" w:rsidRPr="00131660" w:rsidRDefault="0038594D" w:rsidP="0038594D">
            <w:pPr>
              <w:spacing w:line="276" w:lineRule="auto"/>
              <w:jc w:val="center"/>
              <w:rPr>
                <w:rFonts w:ascii="Arial" w:hAnsi="Arial" w:cs="Arial"/>
              </w:rPr>
            </w:pPr>
          </w:p>
        </w:tc>
        <w:tc>
          <w:tcPr>
            <w:tcW w:w="6300" w:type="dxa"/>
          </w:tcPr>
          <w:p w14:paraId="5AE89A33" w14:textId="2EB015DD" w:rsidR="0038594D" w:rsidRPr="00C97715" w:rsidRDefault="0038594D" w:rsidP="0038594D">
            <w:pPr>
              <w:spacing w:line="276" w:lineRule="auto"/>
              <w:ind w:left="318"/>
              <w:rPr>
                <w:rFonts w:ascii="Arial" w:hAnsi="Arial" w:cs="Arial"/>
              </w:rPr>
            </w:pPr>
            <w:r>
              <w:rPr>
                <w:rFonts w:ascii="Arial" w:hAnsi="Arial" w:cs="Arial"/>
              </w:rPr>
              <w:t>Project Team (PI, Co-PI, Member x1)</w:t>
            </w:r>
          </w:p>
        </w:tc>
        <w:tc>
          <w:tcPr>
            <w:tcW w:w="1941" w:type="dxa"/>
          </w:tcPr>
          <w:p w14:paraId="287076A9" w14:textId="344392C2" w:rsidR="0038594D" w:rsidRPr="00C97715" w:rsidRDefault="0038594D" w:rsidP="0038594D">
            <w:pPr>
              <w:spacing w:line="276" w:lineRule="auto"/>
              <w:jc w:val="center"/>
              <w:rPr>
                <w:rFonts w:ascii="Arial" w:hAnsi="Arial" w:cs="Arial"/>
              </w:rPr>
            </w:pPr>
            <w:r>
              <w:rPr>
                <w:rFonts w:ascii="Arial" w:hAnsi="Arial" w:cs="Arial"/>
              </w:rPr>
              <w:t>62,400</w:t>
            </w:r>
          </w:p>
        </w:tc>
      </w:tr>
      <w:tr w:rsidR="0038594D" w:rsidRPr="00131660" w14:paraId="4DB441EE" w14:textId="77777777" w:rsidTr="003B0485">
        <w:tc>
          <w:tcPr>
            <w:tcW w:w="1080" w:type="dxa"/>
          </w:tcPr>
          <w:p w14:paraId="744EEB7E" w14:textId="77777777" w:rsidR="0038594D" w:rsidRPr="00131660" w:rsidRDefault="0038594D" w:rsidP="0038594D">
            <w:pPr>
              <w:spacing w:line="276" w:lineRule="auto"/>
              <w:jc w:val="center"/>
              <w:rPr>
                <w:rFonts w:ascii="Arial" w:hAnsi="Arial" w:cs="Arial"/>
              </w:rPr>
            </w:pPr>
          </w:p>
        </w:tc>
        <w:tc>
          <w:tcPr>
            <w:tcW w:w="6300" w:type="dxa"/>
          </w:tcPr>
          <w:p w14:paraId="12AD2E8C" w14:textId="650B7304" w:rsidR="0038594D" w:rsidRPr="00C97715" w:rsidRDefault="0004237E" w:rsidP="0004237E">
            <w:pPr>
              <w:spacing w:line="276" w:lineRule="auto"/>
              <w:rPr>
                <w:rFonts w:ascii="Arial" w:hAnsi="Arial" w:cs="Arial"/>
              </w:rPr>
            </w:pPr>
            <w:r w:rsidRPr="00C97715">
              <w:rPr>
                <w:rFonts w:ascii="Arial" w:hAnsi="Arial" w:cs="Arial"/>
                <w:u w:val="single"/>
              </w:rPr>
              <w:t>Equipment</w:t>
            </w:r>
          </w:p>
        </w:tc>
        <w:tc>
          <w:tcPr>
            <w:tcW w:w="1941" w:type="dxa"/>
          </w:tcPr>
          <w:p w14:paraId="18DF6862" w14:textId="2904B190" w:rsidR="0038594D" w:rsidRPr="00C97715" w:rsidRDefault="0038594D" w:rsidP="0038594D">
            <w:pPr>
              <w:spacing w:line="276" w:lineRule="auto"/>
              <w:jc w:val="center"/>
              <w:rPr>
                <w:rFonts w:ascii="Arial" w:hAnsi="Arial" w:cs="Arial"/>
              </w:rPr>
            </w:pPr>
          </w:p>
        </w:tc>
      </w:tr>
      <w:tr w:rsidR="0004237E" w:rsidRPr="00131660" w14:paraId="26B43B1B" w14:textId="77777777" w:rsidTr="003B0485">
        <w:tc>
          <w:tcPr>
            <w:tcW w:w="1080" w:type="dxa"/>
          </w:tcPr>
          <w:p w14:paraId="5F4DE323" w14:textId="77777777" w:rsidR="0004237E" w:rsidRPr="00131660" w:rsidRDefault="0004237E" w:rsidP="0038594D">
            <w:pPr>
              <w:spacing w:line="276" w:lineRule="auto"/>
              <w:jc w:val="center"/>
              <w:rPr>
                <w:rFonts w:ascii="Arial" w:hAnsi="Arial" w:cs="Arial"/>
              </w:rPr>
            </w:pPr>
          </w:p>
        </w:tc>
        <w:tc>
          <w:tcPr>
            <w:tcW w:w="6300" w:type="dxa"/>
          </w:tcPr>
          <w:p w14:paraId="4A0F927A" w14:textId="0BC842C0" w:rsidR="0004237E" w:rsidRPr="00C97715" w:rsidRDefault="0004237E" w:rsidP="0038594D">
            <w:pPr>
              <w:spacing w:line="276" w:lineRule="auto"/>
              <w:ind w:left="318"/>
              <w:rPr>
                <w:rFonts w:ascii="Arial" w:hAnsi="Arial" w:cs="Arial"/>
              </w:rPr>
            </w:pPr>
            <w:r>
              <w:rPr>
                <w:rFonts w:ascii="Arial" w:hAnsi="Arial" w:cs="Arial"/>
              </w:rPr>
              <w:t>Battery Test Chamber</w:t>
            </w:r>
          </w:p>
        </w:tc>
        <w:tc>
          <w:tcPr>
            <w:tcW w:w="1941" w:type="dxa"/>
          </w:tcPr>
          <w:p w14:paraId="52732737" w14:textId="61DAF050" w:rsidR="0004237E" w:rsidRPr="00C97715" w:rsidRDefault="00825046" w:rsidP="0038594D">
            <w:pPr>
              <w:spacing w:line="276" w:lineRule="auto"/>
              <w:jc w:val="center"/>
              <w:rPr>
                <w:rFonts w:ascii="Arial" w:hAnsi="Arial" w:cs="Arial"/>
              </w:rPr>
            </w:pPr>
            <w:r>
              <w:rPr>
                <w:rFonts w:ascii="Arial" w:hAnsi="Arial" w:cs="Arial"/>
              </w:rPr>
              <w:t>25</w:t>
            </w:r>
            <w:r w:rsidR="00A02D05">
              <w:rPr>
                <w:rFonts w:ascii="Arial" w:hAnsi="Arial" w:cs="Arial"/>
              </w:rPr>
              <w:t>,000</w:t>
            </w:r>
          </w:p>
        </w:tc>
      </w:tr>
      <w:tr w:rsidR="0004237E" w:rsidRPr="00131660" w14:paraId="63286232" w14:textId="77777777" w:rsidTr="003B0485">
        <w:tc>
          <w:tcPr>
            <w:tcW w:w="1080" w:type="dxa"/>
          </w:tcPr>
          <w:p w14:paraId="45D721BE" w14:textId="77777777" w:rsidR="0004237E" w:rsidRPr="00131660" w:rsidRDefault="0004237E" w:rsidP="0038594D">
            <w:pPr>
              <w:spacing w:line="276" w:lineRule="auto"/>
              <w:jc w:val="center"/>
              <w:rPr>
                <w:rFonts w:ascii="Arial" w:hAnsi="Arial" w:cs="Arial"/>
              </w:rPr>
            </w:pPr>
          </w:p>
        </w:tc>
        <w:tc>
          <w:tcPr>
            <w:tcW w:w="6300" w:type="dxa"/>
          </w:tcPr>
          <w:p w14:paraId="69365F12" w14:textId="1484ECA2" w:rsidR="0004237E" w:rsidRDefault="0004237E" w:rsidP="0038594D">
            <w:pPr>
              <w:spacing w:line="276" w:lineRule="auto"/>
              <w:ind w:left="318"/>
              <w:rPr>
                <w:rFonts w:ascii="Arial" w:hAnsi="Arial" w:cs="Arial"/>
              </w:rPr>
            </w:pPr>
            <w:r>
              <w:rPr>
                <w:rFonts w:ascii="Arial" w:hAnsi="Arial" w:cs="Arial"/>
              </w:rPr>
              <w:t>Battery Cycler</w:t>
            </w:r>
          </w:p>
        </w:tc>
        <w:tc>
          <w:tcPr>
            <w:tcW w:w="1941" w:type="dxa"/>
          </w:tcPr>
          <w:p w14:paraId="65EA28B4" w14:textId="29B470D2" w:rsidR="0004237E" w:rsidRPr="00C97715" w:rsidRDefault="00743FEA" w:rsidP="0038594D">
            <w:pPr>
              <w:spacing w:line="276" w:lineRule="auto"/>
              <w:jc w:val="center"/>
              <w:rPr>
                <w:rFonts w:ascii="Arial" w:hAnsi="Arial" w:cs="Arial"/>
              </w:rPr>
            </w:pPr>
            <w:r>
              <w:rPr>
                <w:rFonts w:ascii="Arial" w:hAnsi="Arial" w:cs="Arial"/>
              </w:rPr>
              <w:t>5,000</w:t>
            </w:r>
          </w:p>
        </w:tc>
      </w:tr>
      <w:tr w:rsidR="0038594D" w:rsidRPr="00131660" w14:paraId="3FE11D92" w14:textId="77777777" w:rsidTr="003B0485">
        <w:tc>
          <w:tcPr>
            <w:tcW w:w="1080" w:type="dxa"/>
          </w:tcPr>
          <w:p w14:paraId="1752287F" w14:textId="77777777" w:rsidR="0038594D" w:rsidRPr="00131660" w:rsidRDefault="0038594D" w:rsidP="0038594D">
            <w:pPr>
              <w:spacing w:line="276" w:lineRule="auto"/>
              <w:jc w:val="center"/>
              <w:rPr>
                <w:rFonts w:ascii="Arial" w:hAnsi="Arial" w:cs="Arial"/>
              </w:rPr>
            </w:pPr>
          </w:p>
        </w:tc>
        <w:tc>
          <w:tcPr>
            <w:tcW w:w="6300" w:type="dxa"/>
          </w:tcPr>
          <w:p w14:paraId="45E84C3B" w14:textId="77777777" w:rsidR="0038594D" w:rsidRPr="00C97715" w:rsidRDefault="0038594D" w:rsidP="0038594D">
            <w:pPr>
              <w:spacing w:line="276" w:lineRule="auto"/>
              <w:jc w:val="right"/>
              <w:rPr>
                <w:rFonts w:ascii="Arial" w:hAnsi="Arial" w:cs="Arial"/>
              </w:rPr>
            </w:pPr>
            <w:r w:rsidRPr="00C97715">
              <w:rPr>
                <w:rFonts w:ascii="Arial" w:hAnsi="Arial" w:cs="Arial"/>
              </w:rPr>
              <w:t>Total:</w:t>
            </w:r>
          </w:p>
        </w:tc>
        <w:tc>
          <w:tcPr>
            <w:tcW w:w="1941" w:type="dxa"/>
          </w:tcPr>
          <w:p w14:paraId="7BC140D5" w14:textId="7AFC188D" w:rsidR="0038594D" w:rsidRPr="00C97715" w:rsidRDefault="00401568" w:rsidP="0038594D">
            <w:pPr>
              <w:spacing w:line="276" w:lineRule="auto"/>
              <w:jc w:val="center"/>
              <w:rPr>
                <w:rFonts w:ascii="Arial" w:hAnsi="Arial" w:cs="Arial"/>
              </w:rPr>
            </w:pPr>
            <w:r>
              <w:rPr>
                <w:rFonts w:ascii="Arial" w:hAnsi="Arial" w:cs="Arial"/>
              </w:rPr>
              <w:t>9</w:t>
            </w:r>
            <w:r w:rsidR="00D00539">
              <w:rPr>
                <w:rFonts w:ascii="Arial" w:hAnsi="Arial" w:cs="Arial"/>
              </w:rPr>
              <w:t>2,400</w:t>
            </w:r>
          </w:p>
        </w:tc>
      </w:tr>
      <w:tr w:rsidR="0038594D" w:rsidRPr="00131660" w14:paraId="3D548457" w14:textId="77777777" w:rsidTr="003B0485">
        <w:tc>
          <w:tcPr>
            <w:tcW w:w="1080" w:type="dxa"/>
          </w:tcPr>
          <w:p w14:paraId="3A383CFC" w14:textId="77777777" w:rsidR="0038594D" w:rsidRPr="00131660" w:rsidRDefault="0038594D" w:rsidP="0038594D">
            <w:pPr>
              <w:spacing w:line="276" w:lineRule="auto"/>
              <w:jc w:val="center"/>
              <w:rPr>
                <w:rFonts w:ascii="Arial" w:hAnsi="Arial" w:cs="Arial"/>
              </w:rPr>
            </w:pPr>
          </w:p>
        </w:tc>
        <w:tc>
          <w:tcPr>
            <w:tcW w:w="6300" w:type="dxa"/>
          </w:tcPr>
          <w:p w14:paraId="1A886C50" w14:textId="77777777" w:rsidR="0038594D" w:rsidRPr="00C97715" w:rsidRDefault="0038594D" w:rsidP="0038594D">
            <w:pPr>
              <w:spacing w:line="276" w:lineRule="auto"/>
              <w:rPr>
                <w:rFonts w:ascii="Arial" w:hAnsi="Arial" w:cs="Arial"/>
              </w:rPr>
            </w:pPr>
          </w:p>
        </w:tc>
        <w:tc>
          <w:tcPr>
            <w:tcW w:w="1941" w:type="dxa"/>
          </w:tcPr>
          <w:p w14:paraId="7EAFE797" w14:textId="77777777" w:rsidR="0038594D" w:rsidRPr="00C97715" w:rsidRDefault="0038594D" w:rsidP="0038594D">
            <w:pPr>
              <w:spacing w:line="276" w:lineRule="auto"/>
              <w:jc w:val="center"/>
              <w:rPr>
                <w:rFonts w:ascii="Arial" w:hAnsi="Arial" w:cs="Arial"/>
              </w:rPr>
            </w:pPr>
          </w:p>
        </w:tc>
      </w:tr>
      <w:tr w:rsidR="0038594D" w:rsidRPr="00131660" w14:paraId="418E473E" w14:textId="77777777" w:rsidTr="003B0485">
        <w:tc>
          <w:tcPr>
            <w:tcW w:w="1080" w:type="dxa"/>
          </w:tcPr>
          <w:p w14:paraId="6E65DA70" w14:textId="77777777" w:rsidR="0038594D" w:rsidRPr="00131660" w:rsidRDefault="0038594D" w:rsidP="0038594D">
            <w:pPr>
              <w:spacing w:line="276" w:lineRule="auto"/>
              <w:jc w:val="center"/>
              <w:rPr>
                <w:rFonts w:ascii="Arial" w:hAnsi="Arial" w:cs="Arial"/>
              </w:rPr>
            </w:pPr>
            <w:r w:rsidRPr="00131660">
              <w:rPr>
                <w:rFonts w:ascii="Arial" w:hAnsi="Arial" w:cs="Arial"/>
                <w:b/>
              </w:rPr>
              <w:t>(b)</w:t>
            </w:r>
          </w:p>
        </w:tc>
        <w:tc>
          <w:tcPr>
            <w:tcW w:w="6300" w:type="dxa"/>
          </w:tcPr>
          <w:p w14:paraId="5479FCE9" w14:textId="78B674CC" w:rsidR="0038594D" w:rsidRPr="009721FF" w:rsidRDefault="0038594D" w:rsidP="0038594D">
            <w:pPr>
              <w:spacing w:line="276" w:lineRule="auto"/>
              <w:rPr>
                <w:rFonts w:ascii="Arial" w:hAnsi="Arial" w:cs="Arial"/>
                <w:b/>
                <w:u w:val="single"/>
              </w:rPr>
            </w:pPr>
            <w:r w:rsidRPr="009721FF">
              <w:rPr>
                <w:rFonts w:ascii="Arial" w:hAnsi="Arial" w:cs="Arial"/>
                <w:b/>
                <w:u w:val="single"/>
              </w:rPr>
              <w:t xml:space="preserve">Cash Funding by Ngee Ann Polytechnic </w:t>
            </w:r>
          </w:p>
          <w:p w14:paraId="66E86B28" w14:textId="541FF0C6" w:rsidR="0038594D" w:rsidRPr="009721FF" w:rsidRDefault="0038594D" w:rsidP="0038594D">
            <w:pPr>
              <w:spacing w:line="276" w:lineRule="auto"/>
              <w:rPr>
                <w:rFonts w:ascii="Arial" w:hAnsi="Arial" w:cs="Arial"/>
              </w:rPr>
            </w:pPr>
            <w:r w:rsidRPr="009721FF">
              <w:rPr>
                <w:rFonts w:ascii="Arial" w:hAnsi="Arial" w:cs="Arial"/>
              </w:rPr>
              <w:t>Project Fund from MOE Decentralized Gap Fund</w:t>
            </w:r>
          </w:p>
          <w:p w14:paraId="5345890F" w14:textId="3C6D38FB" w:rsidR="0038594D" w:rsidRPr="009721FF" w:rsidRDefault="0038594D" w:rsidP="0038594D">
            <w:pPr>
              <w:spacing w:line="276" w:lineRule="auto"/>
              <w:rPr>
                <w:rFonts w:ascii="Arial" w:hAnsi="Arial" w:cs="Arial"/>
              </w:rPr>
            </w:pPr>
            <w:r w:rsidRPr="009721FF">
              <w:rPr>
                <w:rFonts w:ascii="Arial" w:hAnsi="Arial" w:cs="Arial"/>
              </w:rPr>
              <w:t xml:space="preserve">Project ID: </w:t>
            </w:r>
            <w:r w:rsidR="00DD3CF6" w:rsidRPr="009721FF">
              <w:rPr>
                <w:rFonts w:ascii="Arial" w:hAnsi="Arial" w:cs="Arial"/>
              </w:rPr>
              <w:t>NP-2026-DGF-01-001</w:t>
            </w:r>
            <w:r w:rsidRPr="009721FF">
              <w:rPr>
                <w:rFonts w:ascii="Arial" w:hAnsi="Arial" w:cs="Arial"/>
              </w:rPr>
              <w:t xml:space="preserve"> </w:t>
            </w:r>
          </w:p>
          <w:p w14:paraId="78168B4E" w14:textId="10E68032" w:rsidR="0038594D" w:rsidRPr="009721FF" w:rsidRDefault="0038594D" w:rsidP="0038594D">
            <w:pPr>
              <w:spacing w:line="276" w:lineRule="auto"/>
              <w:rPr>
                <w:rFonts w:ascii="Arial" w:hAnsi="Arial" w:cs="Arial"/>
                <w:b/>
                <w:u w:val="single"/>
              </w:rPr>
            </w:pPr>
            <w:r w:rsidRPr="009721FF">
              <w:rPr>
                <w:rFonts w:ascii="Arial" w:hAnsi="Arial" w:cs="Arial"/>
              </w:rPr>
              <w:t xml:space="preserve">Title: </w:t>
            </w:r>
            <w:r w:rsidR="00DD3CF6" w:rsidRPr="009721FF">
              <w:rPr>
                <w:rFonts w:ascii="Arial" w:hAnsi="Arial" w:cs="Arial"/>
              </w:rPr>
              <w:t>Automotive Battery Thermal Runaway Prediction</w:t>
            </w:r>
          </w:p>
        </w:tc>
        <w:tc>
          <w:tcPr>
            <w:tcW w:w="1941" w:type="dxa"/>
          </w:tcPr>
          <w:p w14:paraId="13EB3649" w14:textId="77777777" w:rsidR="0038594D" w:rsidRPr="009721FF" w:rsidRDefault="0038594D" w:rsidP="0038594D">
            <w:pPr>
              <w:spacing w:line="276" w:lineRule="auto"/>
              <w:jc w:val="center"/>
              <w:rPr>
                <w:rFonts w:ascii="Arial" w:hAnsi="Arial" w:cs="Arial"/>
              </w:rPr>
            </w:pPr>
            <w:r w:rsidRPr="009721FF">
              <w:rPr>
                <w:rFonts w:ascii="Arial" w:hAnsi="Arial" w:cs="Arial"/>
              </w:rPr>
              <w:t>S$</w:t>
            </w:r>
          </w:p>
        </w:tc>
      </w:tr>
      <w:tr w:rsidR="002378D4" w:rsidRPr="00131660" w14:paraId="532C6E6B" w14:textId="77777777" w:rsidTr="003B0485">
        <w:tc>
          <w:tcPr>
            <w:tcW w:w="1080" w:type="dxa"/>
          </w:tcPr>
          <w:p w14:paraId="66E80CC0" w14:textId="77777777" w:rsidR="002378D4" w:rsidRPr="00131660" w:rsidRDefault="002378D4" w:rsidP="002378D4">
            <w:pPr>
              <w:spacing w:line="276" w:lineRule="auto"/>
              <w:jc w:val="center"/>
              <w:rPr>
                <w:rFonts w:ascii="Arial" w:hAnsi="Arial" w:cs="Arial"/>
              </w:rPr>
            </w:pPr>
          </w:p>
        </w:tc>
        <w:tc>
          <w:tcPr>
            <w:tcW w:w="6300" w:type="dxa"/>
          </w:tcPr>
          <w:p w14:paraId="6F3E1BCE" w14:textId="1A99D979" w:rsidR="002378D4" w:rsidRPr="009721FF" w:rsidRDefault="002378D4" w:rsidP="002378D4">
            <w:pPr>
              <w:spacing w:line="276" w:lineRule="auto"/>
              <w:rPr>
                <w:rFonts w:ascii="Arial" w:hAnsi="Arial" w:cs="Arial"/>
                <w:u w:val="single"/>
              </w:rPr>
            </w:pPr>
            <w:r w:rsidRPr="009721FF">
              <w:rPr>
                <w:rFonts w:ascii="Arial" w:hAnsi="Arial" w:cs="Arial"/>
                <w:u w:val="single"/>
              </w:rPr>
              <w:t>Manpower</w:t>
            </w:r>
          </w:p>
        </w:tc>
        <w:tc>
          <w:tcPr>
            <w:tcW w:w="1941" w:type="dxa"/>
          </w:tcPr>
          <w:p w14:paraId="3CBDA9EB" w14:textId="77777777" w:rsidR="002378D4" w:rsidRPr="009721FF" w:rsidRDefault="002378D4" w:rsidP="002378D4">
            <w:pPr>
              <w:spacing w:line="276" w:lineRule="auto"/>
              <w:jc w:val="center"/>
              <w:rPr>
                <w:rFonts w:ascii="Arial" w:hAnsi="Arial" w:cs="Arial"/>
              </w:rPr>
            </w:pPr>
          </w:p>
        </w:tc>
      </w:tr>
      <w:tr w:rsidR="002378D4" w:rsidRPr="00131660" w14:paraId="27B249D6" w14:textId="77777777" w:rsidTr="003B0485">
        <w:tc>
          <w:tcPr>
            <w:tcW w:w="1080" w:type="dxa"/>
          </w:tcPr>
          <w:p w14:paraId="2B990C69" w14:textId="77777777" w:rsidR="002378D4" w:rsidRPr="00131660" w:rsidRDefault="002378D4" w:rsidP="002378D4">
            <w:pPr>
              <w:spacing w:line="276" w:lineRule="auto"/>
              <w:jc w:val="center"/>
              <w:rPr>
                <w:rFonts w:ascii="Arial" w:hAnsi="Arial" w:cs="Arial"/>
              </w:rPr>
            </w:pPr>
          </w:p>
        </w:tc>
        <w:tc>
          <w:tcPr>
            <w:tcW w:w="6300" w:type="dxa"/>
          </w:tcPr>
          <w:p w14:paraId="297DDEBB" w14:textId="7D0EFD56" w:rsidR="002378D4" w:rsidRPr="009721FF" w:rsidRDefault="002378D4" w:rsidP="00720F9E">
            <w:pPr>
              <w:spacing w:line="276" w:lineRule="auto"/>
              <w:ind w:left="373"/>
              <w:rPr>
                <w:rFonts w:ascii="Arial" w:hAnsi="Arial" w:cs="Arial"/>
                <w:u w:val="single"/>
              </w:rPr>
            </w:pPr>
            <w:r w:rsidRPr="009721FF">
              <w:rPr>
                <w:rFonts w:ascii="Arial" w:hAnsi="Arial" w:cs="Arial"/>
              </w:rPr>
              <w:t>Project Assistant</w:t>
            </w:r>
          </w:p>
        </w:tc>
        <w:tc>
          <w:tcPr>
            <w:tcW w:w="1941" w:type="dxa"/>
          </w:tcPr>
          <w:p w14:paraId="5CD66374" w14:textId="697064AA" w:rsidR="002378D4" w:rsidRPr="009721FF" w:rsidRDefault="002378D4" w:rsidP="002378D4">
            <w:pPr>
              <w:spacing w:line="276" w:lineRule="auto"/>
              <w:jc w:val="center"/>
              <w:rPr>
                <w:rFonts w:ascii="Arial" w:hAnsi="Arial" w:cs="Arial"/>
              </w:rPr>
            </w:pPr>
            <w:r w:rsidRPr="009721FF">
              <w:rPr>
                <w:rFonts w:ascii="Arial" w:hAnsi="Arial" w:cs="Arial"/>
              </w:rPr>
              <w:t>36,000</w:t>
            </w:r>
          </w:p>
        </w:tc>
      </w:tr>
      <w:tr w:rsidR="0038594D" w:rsidRPr="00131660" w14:paraId="5960ACB6" w14:textId="77777777" w:rsidTr="003B0485">
        <w:tc>
          <w:tcPr>
            <w:tcW w:w="1080" w:type="dxa"/>
          </w:tcPr>
          <w:p w14:paraId="0A4FDC42" w14:textId="77777777" w:rsidR="0038594D" w:rsidRPr="00131660" w:rsidRDefault="0038594D" w:rsidP="0038594D">
            <w:pPr>
              <w:spacing w:line="276" w:lineRule="auto"/>
              <w:jc w:val="center"/>
              <w:rPr>
                <w:rFonts w:ascii="Arial" w:hAnsi="Arial" w:cs="Arial"/>
              </w:rPr>
            </w:pPr>
          </w:p>
        </w:tc>
        <w:tc>
          <w:tcPr>
            <w:tcW w:w="6300" w:type="dxa"/>
          </w:tcPr>
          <w:p w14:paraId="34C19570" w14:textId="77777777" w:rsidR="0038594D" w:rsidRPr="009721FF" w:rsidRDefault="0038594D" w:rsidP="0038594D">
            <w:pPr>
              <w:spacing w:line="276" w:lineRule="auto"/>
              <w:rPr>
                <w:rFonts w:ascii="Arial" w:hAnsi="Arial" w:cs="Arial"/>
                <w:u w:val="single"/>
              </w:rPr>
            </w:pPr>
            <w:r w:rsidRPr="009721FF">
              <w:rPr>
                <w:rFonts w:ascii="Arial" w:hAnsi="Arial" w:cs="Arial"/>
                <w:u w:val="single"/>
              </w:rPr>
              <w:t>Equipment</w:t>
            </w:r>
          </w:p>
        </w:tc>
        <w:tc>
          <w:tcPr>
            <w:tcW w:w="1941" w:type="dxa"/>
          </w:tcPr>
          <w:p w14:paraId="018EABC7" w14:textId="77777777" w:rsidR="0038594D" w:rsidRPr="009721FF" w:rsidRDefault="0038594D" w:rsidP="0038594D">
            <w:pPr>
              <w:spacing w:line="276" w:lineRule="auto"/>
              <w:jc w:val="center"/>
              <w:rPr>
                <w:rFonts w:ascii="Arial" w:hAnsi="Arial" w:cs="Arial"/>
              </w:rPr>
            </w:pPr>
          </w:p>
        </w:tc>
      </w:tr>
      <w:tr w:rsidR="0038594D" w:rsidRPr="00131660" w14:paraId="14548CEB" w14:textId="77777777" w:rsidTr="003B0485">
        <w:tc>
          <w:tcPr>
            <w:tcW w:w="1080" w:type="dxa"/>
          </w:tcPr>
          <w:p w14:paraId="6CCE9D87" w14:textId="77777777" w:rsidR="0038594D" w:rsidRPr="00131660" w:rsidRDefault="0038594D" w:rsidP="0038594D">
            <w:pPr>
              <w:spacing w:line="276" w:lineRule="auto"/>
              <w:jc w:val="center"/>
              <w:rPr>
                <w:rFonts w:ascii="Arial" w:hAnsi="Arial" w:cs="Arial"/>
              </w:rPr>
            </w:pPr>
          </w:p>
        </w:tc>
        <w:tc>
          <w:tcPr>
            <w:tcW w:w="6300" w:type="dxa"/>
          </w:tcPr>
          <w:p w14:paraId="4D7E406C" w14:textId="58834D44" w:rsidR="0038594D" w:rsidRPr="009721FF" w:rsidRDefault="00720F9E" w:rsidP="0038594D">
            <w:pPr>
              <w:spacing w:line="276" w:lineRule="auto"/>
              <w:ind w:left="318"/>
              <w:rPr>
                <w:rFonts w:ascii="Arial" w:hAnsi="Arial" w:cs="Arial"/>
              </w:rPr>
            </w:pPr>
            <w:r w:rsidRPr="009721FF">
              <w:rPr>
                <w:rFonts w:ascii="Arial" w:hAnsi="Arial" w:cs="Arial"/>
              </w:rPr>
              <w:t>Battery Fixture</w:t>
            </w:r>
            <w:r w:rsidR="00425C79" w:rsidRPr="009721FF">
              <w:rPr>
                <w:rFonts w:ascii="Arial" w:hAnsi="Arial" w:cs="Arial"/>
              </w:rPr>
              <w:t xml:space="preserve"> </w:t>
            </w:r>
          </w:p>
        </w:tc>
        <w:tc>
          <w:tcPr>
            <w:tcW w:w="1941" w:type="dxa"/>
          </w:tcPr>
          <w:p w14:paraId="7F7A5D27" w14:textId="715860DF" w:rsidR="0038594D" w:rsidRPr="009721FF" w:rsidRDefault="00720F9E" w:rsidP="0038594D">
            <w:pPr>
              <w:spacing w:line="276" w:lineRule="auto"/>
              <w:jc w:val="center"/>
              <w:rPr>
                <w:rFonts w:ascii="Arial" w:hAnsi="Arial" w:cs="Arial"/>
              </w:rPr>
            </w:pPr>
            <w:r w:rsidRPr="009721FF">
              <w:rPr>
                <w:rFonts w:ascii="Arial" w:hAnsi="Arial" w:cs="Arial"/>
              </w:rPr>
              <w:t>2,700</w:t>
            </w:r>
          </w:p>
        </w:tc>
      </w:tr>
      <w:tr w:rsidR="00425C79" w:rsidRPr="00131660" w14:paraId="45ED1F2F" w14:textId="77777777" w:rsidTr="003B0485">
        <w:tc>
          <w:tcPr>
            <w:tcW w:w="1080" w:type="dxa"/>
          </w:tcPr>
          <w:p w14:paraId="7C54082B" w14:textId="77777777" w:rsidR="00425C79" w:rsidRPr="00131660" w:rsidRDefault="00425C79" w:rsidP="0038594D">
            <w:pPr>
              <w:spacing w:line="276" w:lineRule="auto"/>
              <w:jc w:val="center"/>
              <w:rPr>
                <w:rFonts w:ascii="Arial" w:hAnsi="Arial" w:cs="Arial"/>
              </w:rPr>
            </w:pPr>
          </w:p>
        </w:tc>
        <w:tc>
          <w:tcPr>
            <w:tcW w:w="6300" w:type="dxa"/>
          </w:tcPr>
          <w:p w14:paraId="3ECA5D7F" w14:textId="213A2602" w:rsidR="00425C79" w:rsidRPr="009721FF" w:rsidRDefault="00CB7FD2" w:rsidP="0038594D">
            <w:pPr>
              <w:spacing w:line="276" w:lineRule="auto"/>
              <w:ind w:left="318"/>
              <w:rPr>
                <w:rFonts w:ascii="Arial" w:hAnsi="Arial" w:cs="Arial"/>
              </w:rPr>
            </w:pPr>
            <w:r w:rsidRPr="009721FF">
              <w:rPr>
                <w:rFonts w:ascii="Arial" w:hAnsi="Arial" w:cs="Arial"/>
              </w:rPr>
              <w:t>Power Cable</w:t>
            </w:r>
          </w:p>
        </w:tc>
        <w:tc>
          <w:tcPr>
            <w:tcW w:w="1941" w:type="dxa"/>
          </w:tcPr>
          <w:p w14:paraId="74719EFC" w14:textId="5A4F1D84" w:rsidR="00425C79" w:rsidRPr="009721FF" w:rsidRDefault="00CB7FD2" w:rsidP="0038594D">
            <w:pPr>
              <w:spacing w:line="276" w:lineRule="auto"/>
              <w:jc w:val="center"/>
              <w:rPr>
                <w:rFonts w:ascii="Arial" w:hAnsi="Arial" w:cs="Arial"/>
              </w:rPr>
            </w:pPr>
            <w:r w:rsidRPr="009721FF">
              <w:rPr>
                <w:rFonts w:ascii="Arial" w:hAnsi="Arial" w:cs="Arial"/>
              </w:rPr>
              <w:t>850</w:t>
            </w:r>
          </w:p>
        </w:tc>
      </w:tr>
      <w:tr w:rsidR="0038594D" w:rsidRPr="00131660" w14:paraId="7ECC3AFF" w14:textId="77777777" w:rsidTr="003B0485">
        <w:tc>
          <w:tcPr>
            <w:tcW w:w="1080" w:type="dxa"/>
          </w:tcPr>
          <w:p w14:paraId="0AAECEA5" w14:textId="77777777" w:rsidR="0038594D" w:rsidRPr="00131660" w:rsidRDefault="0038594D" w:rsidP="0038594D">
            <w:pPr>
              <w:spacing w:line="276" w:lineRule="auto"/>
              <w:jc w:val="center"/>
              <w:rPr>
                <w:rFonts w:ascii="Arial" w:hAnsi="Arial" w:cs="Arial"/>
              </w:rPr>
            </w:pPr>
          </w:p>
        </w:tc>
        <w:tc>
          <w:tcPr>
            <w:tcW w:w="6300" w:type="dxa"/>
          </w:tcPr>
          <w:p w14:paraId="6F3A370D" w14:textId="22A6579F" w:rsidR="0038594D" w:rsidRPr="009721FF" w:rsidRDefault="00CB7FD2" w:rsidP="0038594D">
            <w:pPr>
              <w:spacing w:line="276" w:lineRule="auto"/>
              <w:ind w:left="318"/>
              <w:rPr>
                <w:rFonts w:ascii="Arial" w:hAnsi="Arial" w:cs="Arial"/>
              </w:rPr>
            </w:pPr>
            <w:r w:rsidRPr="009721FF">
              <w:rPr>
                <w:rFonts w:ascii="Arial" w:hAnsi="Arial" w:cs="Arial"/>
              </w:rPr>
              <w:t>Equipment m</w:t>
            </w:r>
            <w:r w:rsidR="00425C79" w:rsidRPr="009721FF">
              <w:rPr>
                <w:rFonts w:ascii="Arial" w:hAnsi="Arial" w:cs="Arial"/>
              </w:rPr>
              <w:t>aintenance</w:t>
            </w:r>
            <w:r w:rsidRPr="009721FF">
              <w:rPr>
                <w:rFonts w:ascii="Arial" w:hAnsi="Arial" w:cs="Arial"/>
              </w:rPr>
              <w:t xml:space="preserve"> consumables</w:t>
            </w:r>
            <w:r w:rsidR="00425C79" w:rsidRPr="009721FF">
              <w:rPr>
                <w:rFonts w:ascii="Arial" w:hAnsi="Arial" w:cs="Arial"/>
              </w:rPr>
              <w:t xml:space="preserve"> </w:t>
            </w:r>
          </w:p>
        </w:tc>
        <w:tc>
          <w:tcPr>
            <w:tcW w:w="1941" w:type="dxa"/>
          </w:tcPr>
          <w:p w14:paraId="275EE6E2" w14:textId="7D7A2F74" w:rsidR="0038594D" w:rsidRPr="009721FF" w:rsidRDefault="009721FF" w:rsidP="0038594D">
            <w:pPr>
              <w:spacing w:line="276" w:lineRule="auto"/>
              <w:jc w:val="center"/>
              <w:rPr>
                <w:rFonts w:ascii="Arial" w:hAnsi="Arial" w:cs="Arial"/>
              </w:rPr>
            </w:pPr>
            <w:r w:rsidRPr="009721FF">
              <w:rPr>
                <w:rFonts w:ascii="Arial" w:hAnsi="Arial" w:cs="Arial"/>
              </w:rPr>
              <w:t>5,</w:t>
            </w:r>
            <w:r w:rsidR="00E310CC">
              <w:rPr>
                <w:rFonts w:ascii="Arial" w:hAnsi="Arial" w:cs="Arial"/>
              </w:rPr>
              <w:t>5</w:t>
            </w:r>
            <w:r w:rsidRPr="009721FF">
              <w:rPr>
                <w:rFonts w:ascii="Arial" w:hAnsi="Arial" w:cs="Arial"/>
              </w:rPr>
              <w:t>00</w:t>
            </w:r>
          </w:p>
        </w:tc>
      </w:tr>
      <w:tr w:rsidR="0038594D" w:rsidRPr="00131660" w14:paraId="5C256B73" w14:textId="77777777" w:rsidTr="003B0485">
        <w:tc>
          <w:tcPr>
            <w:tcW w:w="1080" w:type="dxa"/>
          </w:tcPr>
          <w:p w14:paraId="7C00531A" w14:textId="77777777" w:rsidR="0038594D" w:rsidRPr="00131660" w:rsidRDefault="0038594D" w:rsidP="0038594D">
            <w:pPr>
              <w:spacing w:line="276" w:lineRule="auto"/>
              <w:jc w:val="center"/>
              <w:rPr>
                <w:rFonts w:ascii="Arial" w:hAnsi="Arial" w:cs="Arial"/>
              </w:rPr>
            </w:pPr>
          </w:p>
        </w:tc>
        <w:tc>
          <w:tcPr>
            <w:tcW w:w="6300" w:type="dxa"/>
          </w:tcPr>
          <w:p w14:paraId="33810010" w14:textId="11F4BB15" w:rsidR="0038594D" w:rsidRPr="009721FF" w:rsidRDefault="009721FF" w:rsidP="0038594D">
            <w:pPr>
              <w:spacing w:line="276" w:lineRule="auto"/>
              <w:ind w:left="318"/>
              <w:rPr>
                <w:rFonts w:ascii="Arial" w:hAnsi="Arial" w:cs="Arial"/>
              </w:rPr>
            </w:pPr>
            <w:r w:rsidRPr="009721FF">
              <w:rPr>
                <w:rFonts w:ascii="Arial" w:hAnsi="Arial" w:cs="Arial"/>
              </w:rPr>
              <w:t>Laptop</w:t>
            </w:r>
          </w:p>
        </w:tc>
        <w:tc>
          <w:tcPr>
            <w:tcW w:w="1941" w:type="dxa"/>
          </w:tcPr>
          <w:p w14:paraId="76EC23C6" w14:textId="4ED4BD72" w:rsidR="0038594D" w:rsidRPr="009721FF" w:rsidRDefault="00BC5D5B" w:rsidP="0038594D">
            <w:pPr>
              <w:spacing w:line="276" w:lineRule="auto"/>
              <w:jc w:val="center"/>
              <w:rPr>
                <w:rFonts w:ascii="Arial" w:hAnsi="Arial" w:cs="Arial"/>
              </w:rPr>
            </w:pPr>
            <w:r>
              <w:rPr>
                <w:rFonts w:ascii="Arial" w:hAnsi="Arial" w:cs="Arial"/>
              </w:rPr>
              <w:t>6</w:t>
            </w:r>
            <w:r w:rsidR="009721FF" w:rsidRPr="009721FF">
              <w:rPr>
                <w:rFonts w:ascii="Arial" w:hAnsi="Arial" w:cs="Arial"/>
              </w:rPr>
              <w:t>,000</w:t>
            </w:r>
          </w:p>
        </w:tc>
      </w:tr>
      <w:tr w:rsidR="0038594D" w:rsidRPr="00131660" w14:paraId="1AC678EF" w14:textId="77777777" w:rsidTr="003B0485">
        <w:tc>
          <w:tcPr>
            <w:tcW w:w="1080" w:type="dxa"/>
          </w:tcPr>
          <w:p w14:paraId="4D85B0EC" w14:textId="77777777" w:rsidR="0038594D" w:rsidRPr="00131660" w:rsidRDefault="0038594D" w:rsidP="0038594D">
            <w:pPr>
              <w:spacing w:line="276" w:lineRule="auto"/>
              <w:jc w:val="center"/>
              <w:rPr>
                <w:rFonts w:ascii="Arial" w:hAnsi="Arial" w:cs="Arial"/>
              </w:rPr>
            </w:pPr>
          </w:p>
        </w:tc>
        <w:tc>
          <w:tcPr>
            <w:tcW w:w="6300" w:type="dxa"/>
          </w:tcPr>
          <w:p w14:paraId="1CE121A8" w14:textId="77777777" w:rsidR="0038594D" w:rsidRPr="009721FF" w:rsidRDefault="0038594D" w:rsidP="0038594D">
            <w:pPr>
              <w:spacing w:line="276" w:lineRule="auto"/>
              <w:rPr>
                <w:rFonts w:ascii="Arial" w:hAnsi="Arial" w:cs="Arial"/>
                <w:u w:val="single"/>
              </w:rPr>
            </w:pPr>
            <w:r w:rsidRPr="009721FF">
              <w:rPr>
                <w:rFonts w:ascii="Arial" w:hAnsi="Arial" w:cs="Arial"/>
                <w:u w:val="single"/>
              </w:rPr>
              <w:t>Consumables</w:t>
            </w:r>
          </w:p>
        </w:tc>
        <w:tc>
          <w:tcPr>
            <w:tcW w:w="1941" w:type="dxa"/>
          </w:tcPr>
          <w:p w14:paraId="03D4EE4C" w14:textId="77777777" w:rsidR="0038594D" w:rsidRPr="009721FF" w:rsidRDefault="0038594D" w:rsidP="0038594D">
            <w:pPr>
              <w:spacing w:line="276" w:lineRule="auto"/>
              <w:jc w:val="center"/>
              <w:rPr>
                <w:rFonts w:ascii="Arial" w:hAnsi="Arial" w:cs="Arial"/>
              </w:rPr>
            </w:pPr>
          </w:p>
        </w:tc>
      </w:tr>
      <w:tr w:rsidR="0038594D" w:rsidRPr="00131660" w14:paraId="25EF0967" w14:textId="77777777" w:rsidTr="003B0485">
        <w:tc>
          <w:tcPr>
            <w:tcW w:w="1080" w:type="dxa"/>
          </w:tcPr>
          <w:p w14:paraId="4B1A1974" w14:textId="77777777" w:rsidR="0038594D" w:rsidRPr="00131660" w:rsidRDefault="0038594D" w:rsidP="0038594D">
            <w:pPr>
              <w:spacing w:line="276" w:lineRule="auto"/>
              <w:jc w:val="center"/>
              <w:rPr>
                <w:rFonts w:ascii="Arial" w:hAnsi="Arial" w:cs="Arial"/>
              </w:rPr>
            </w:pPr>
          </w:p>
        </w:tc>
        <w:tc>
          <w:tcPr>
            <w:tcW w:w="6300" w:type="dxa"/>
          </w:tcPr>
          <w:p w14:paraId="434F4C8F" w14:textId="7D09431A" w:rsidR="0038594D" w:rsidRPr="009721FF" w:rsidRDefault="0082214F" w:rsidP="0038594D">
            <w:pPr>
              <w:spacing w:line="276" w:lineRule="auto"/>
              <w:ind w:left="318"/>
              <w:rPr>
                <w:rFonts w:ascii="Arial" w:hAnsi="Arial" w:cs="Arial"/>
              </w:rPr>
            </w:pPr>
            <w:r w:rsidRPr="009721FF">
              <w:rPr>
                <w:rFonts w:ascii="Arial" w:hAnsi="Arial" w:cs="Arial"/>
              </w:rPr>
              <w:t>Lithium Ion Batteries</w:t>
            </w:r>
          </w:p>
        </w:tc>
        <w:tc>
          <w:tcPr>
            <w:tcW w:w="1941" w:type="dxa"/>
          </w:tcPr>
          <w:p w14:paraId="5438E67C" w14:textId="608ECF7B" w:rsidR="0038594D" w:rsidRPr="009721FF" w:rsidRDefault="002378D4" w:rsidP="0038594D">
            <w:pPr>
              <w:spacing w:line="276" w:lineRule="auto"/>
              <w:jc w:val="center"/>
              <w:rPr>
                <w:rFonts w:ascii="Arial" w:hAnsi="Arial" w:cs="Arial"/>
              </w:rPr>
            </w:pPr>
            <w:r w:rsidRPr="009721FF">
              <w:rPr>
                <w:rFonts w:ascii="Arial" w:hAnsi="Arial" w:cs="Arial"/>
              </w:rPr>
              <w:t>4,000</w:t>
            </w:r>
          </w:p>
        </w:tc>
      </w:tr>
      <w:tr w:rsidR="0038594D" w:rsidRPr="00131660" w14:paraId="2AF15736" w14:textId="77777777" w:rsidTr="003B0485">
        <w:tc>
          <w:tcPr>
            <w:tcW w:w="1080" w:type="dxa"/>
          </w:tcPr>
          <w:p w14:paraId="243DE1C4" w14:textId="77777777" w:rsidR="0038594D" w:rsidRPr="00131660" w:rsidRDefault="0038594D" w:rsidP="0038594D">
            <w:pPr>
              <w:spacing w:line="276" w:lineRule="auto"/>
              <w:jc w:val="center"/>
              <w:rPr>
                <w:rFonts w:ascii="Arial" w:hAnsi="Arial" w:cs="Arial"/>
              </w:rPr>
            </w:pPr>
          </w:p>
        </w:tc>
        <w:tc>
          <w:tcPr>
            <w:tcW w:w="6300" w:type="dxa"/>
          </w:tcPr>
          <w:p w14:paraId="750AD359" w14:textId="77777777" w:rsidR="0038594D" w:rsidRPr="00C97715" w:rsidRDefault="0038594D" w:rsidP="0038594D">
            <w:pPr>
              <w:spacing w:line="276" w:lineRule="auto"/>
              <w:ind w:left="318"/>
              <w:rPr>
                <w:rFonts w:ascii="Arial" w:hAnsi="Arial" w:cs="Arial"/>
              </w:rPr>
            </w:pPr>
            <w:r w:rsidRPr="00C97715">
              <w:rPr>
                <w:rFonts w:ascii="Arial" w:hAnsi="Arial" w:cs="Arial"/>
              </w:rPr>
              <w:t>Other materials</w:t>
            </w:r>
          </w:p>
        </w:tc>
        <w:tc>
          <w:tcPr>
            <w:tcW w:w="1941" w:type="dxa"/>
          </w:tcPr>
          <w:p w14:paraId="3B5AF18C" w14:textId="0347C888" w:rsidR="0038594D" w:rsidRPr="00C97715" w:rsidRDefault="0000714F" w:rsidP="0038594D">
            <w:pPr>
              <w:spacing w:line="276" w:lineRule="auto"/>
              <w:jc w:val="center"/>
              <w:rPr>
                <w:rFonts w:ascii="Arial" w:hAnsi="Arial" w:cs="Arial"/>
              </w:rPr>
            </w:pPr>
            <w:r>
              <w:rPr>
                <w:rFonts w:ascii="Arial" w:hAnsi="Arial" w:cs="Arial"/>
              </w:rPr>
              <w:t>5,000</w:t>
            </w:r>
          </w:p>
        </w:tc>
      </w:tr>
      <w:tr w:rsidR="00C955BC" w:rsidRPr="00131660" w14:paraId="3B0E03FF" w14:textId="77777777" w:rsidTr="003B0485">
        <w:tc>
          <w:tcPr>
            <w:tcW w:w="1080" w:type="dxa"/>
          </w:tcPr>
          <w:p w14:paraId="4DECACCA" w14:textId="77777777" w:rsidR="00C955BC" w:rsidRPr="00131660" w:rsidRDefault="00C955BC" w:rsidP="00C955BC">
            <w:pPr>
              <w:spacing w:line="276" w:lineRule="auto"/>
              <w:jc w:val="center"/>
              <w:rPr>
                <w:rFonts w:ascii="Arial" w:hAnsi="Arial" w:cs="Arial"/>
              </w:rPr>
            </w:pPr>
          </w:p>
        </w:tc>
        <w:tc>
          <w:tcPr>
            <w:tcW w:w="6300" w:type="dxa"/>
          </w:tcPr>
          <w:p w14:paraId="0BAD8EA3" w14:textId="3144F9AA" w:rsidR="00C955BC" w:rsidRPr="00C97715" w:rsidRDefault="00C955BC" w:rsidP="00C955BC">
            <w:pPr>
              <w:spacing w:line="276" w:lineRule="auto"/>
              <w:rPr>
                <w:rFonts w:ascii="Arial" w:hAnsi="Arial" w:cs="Arial"/>
              </w:rPr>
            </w:pPr>
            <w:r>
              <w:rPr>
                <w:rFonts w:ascii="Arial" w:hAnsi="Arial" w:cs="Arial"/>
                <w:u w:val="single"/>
              </w:rPr>
              <w:t>Software</w:t>
            </w:r>
          </w:p>
        </w:tc>
        <w:tc>
          <w:tcPr>
            <w:tcW w:w="1941" w:type="dxa"/>
          </w:tcPr>
          <w:p w14:paraId="1C45C11C" w14:textId="77777777" w:rsidR="00C955BC" w:rsidRDefault="00C955BC" w:rsidP="00C955BC">
            <w:pPr>
              <w:spacing w:line="276" w:lineRule="auto"/>
              <w:jc w:val="center"/>
              <w:rPr>
                <w:rFonts w:ascii="Arial" w:hAnsi="Arial" w:cs="Arial"/>
              </w:rPr>
            </w:pPr>
          </w:p>
        </w:tc>
      </w:tr>
      <w:tr w:rsidR="00C955BC" w:rsidRPr="00131660" w14:paraId="28E466DD" w14:textId="77777777" w:rsidTr="003B0485">
        <w:tc>
          <w:tcPr>
            <w:tcW w:w="1080" w:type="dxa"/>
          </w:tcPr>
          <w:p w14:paraId="23BC29A7" w14:textId="77777777" w:rsidR="00C955BC" w:rsidRPr="00131660" w:rsidRDefault="00C955BC" w:rsidP="00C955BC">
            <w:pPr>
              <w:spacing w:line="276" w:lineRule="auto"/>
              <w:jc w:val="center"/>
              <w:rPr>
                <w:rFonts w:ascii="Arial" w:hAnsi="Arial" w:cs="Arial"/>
              </w:rPr>
            </w:pPr>
          </w:p>
        </w:tc>
        <w:tc>
          <w:tcPr>
            <w:tcW w:w="6300" w:type="dxa"/>
          </w:tcPr>
          <w:p w14:paraId="0496A13F" w14:textId="5C569C26" w:rsidR="00C955BC" w:rsidRPr="00C97715" w:rsidRDefault="00C955BC" w:rsidP="00C955BC">
            <w:pPr>
              <w:spacing w:line="276" w:lineRule="auto"/>
              <w:ind w:left="318"/>
              <w:rPr>
                <w:rFonts w:ascii="Arial" w:hAnsi="Arial" w:cs="Arial"/>
              </w:rPr>
            </w:pPr>
            <w:r>
              <w:rPr>
                <w:rFonts w:ascii="Arial" w:hAnsi="Arial" w:cs="Arial"/>
              </w:rPr>
              <w:t xml:space="preserve">Chroma </w:t>
            </w:r>
            <w:r w:rsidR="00BE0D34">
              <w:rPr>
                <w:rFonts w:ascii="Arial" w:hAnsi="Arial" w:cs="Arial"/>
              </w:rPr>
              <w:t>software</w:t>
            </w:r>
          </w:p>
        </w:tc>
        <w:tc>
          <w:tcPr>
            <w:tcW w:w="1941" w:type="dxa"/>
          </w:tcPr>
          <w:p w14:paraId="21B49C7F" w14:textId="3458A6EA" w:rsidR="00C955BC" w:rsidRDefault="00B479A4" w:rsidP="00C955BC">
            <w:pPr>
              <w:spacing w:line="276" w:lineRule="auto"/>
              <w:jc w:val="center"/>
              <w:rPr>
                <w:rFonts w:ascii="Arial" w:hAnsi="Arial" w:cs="Arial"/>
              </w:rPr>
            </w:pPr>
            <w:r>
              <w:rPr>
                <w:rFonts w:ascii="Arial" w:hAnsi="Arial" w:cs="Arial"/>
              </w:rPr>
              <w:t>2,</w:t>
            </w:r>
            <w:r w:rsidR="00C955BC" w:rsidRPr="009721FF">
              <w:rPr>
                <w:rFonts w:ascii="Arial" w:hAnsi="Arial" w:cs="Arial"/>
              </w:rPr>
              <w:t>400</w:t>
            </w:r>
          </w:p>
        </w:tc>
      </w:tr>
      <w:tr w:rsidR="00C955BC" w:rsidRPr="00131660" w14:paraId="2054A730" w14:textId="77777777" w:rsidTr="003B0485">
        <w:tc>
          <w:tcPr>
            <w:tcW w:w="1080" w:type="dxa"/>
          </w:tcPr>
          <w:p w14:paraId="5D4B0500" w14:textId="77777777" w:rsidR="00C955BC" w:rsidRPr="00131660" w:rsidRDefault="00C955BC" w:rsidP="00C955BC">
            <w:pPr>
              <w:spacing w:line="276" w:lineRule="auto"/>
              <w:jc w:val="center"/>
              <w:rPr>
                <w:rFonts w:ascii="Arial" w:hAnsi="Arial" w:cs="Arial"/>
              </w:rPr>
            </w:pPr>
          </w:p>
        </w:tc>
        <w:tc>
          <w:tcPr>
            <w:tcW w:w="6300" w:type="dxa"/>
          </w:tcPr>
          <w:p w14:paraId="220BAD3D" w14:textId="210D794E" w:rsidR="00C955BC" w:rsidRPr="00C97715" w:rsidRDefault="00BE0D34" w:rsidP="00C955BC">
            <w:pPr>
              <w:spacing w:line="276" w:lineRule="auto"/>
              <w:ind w:left="318"/>
              <w:rPr>
                <w:rFonts w:ascii="Arial" w:hAnsi="Arial" w:cs="Arial"/>
              </w:rPr>
            </w:pPr>
            <w:r>
              <w:rPr>
                <w:rFonts w:ascii="Arial" w:hAnsi="Arial" w:cs="Arial"/>
              </w:rPr>
              <w:t xml:space="preserve">Chamber and </w:t>
            </w:r>
            <w:r w:rsidR="00B479A4">
              <w:rPr>
                <w:rFonts w:ascii="Arial" w:hAnsi="Arial" w:cs="Arial"/>
              </w:rPr>
              <w:t xml:space="preserve">Cycler </w:t>
            </w:r>
            <w:r>
              <w:rPr>
                <w:rFonts w:ascii="Arial" w:hAnsi="Arial" w:cs="Arial"/>
              </w:rPr>
              <w:t xml:space="preserve">Integration </w:t>
            </w:r>
          </w:p>
        </w:tc>
        <w:tc>
          <w:tcPr>
            <w:tcW w:w="1941" w:type="dxa"/>
          </w:tcPr>
          <w:p w14:paraId="3501C7A4" w14:textId="4115990B" w:rsidR="00C955BC" w:rsidRDefault="00B479A4" w:rsidP="00C955BC">
            <w:pPr>
              <w:spacing w:line="276" w:lineRule="auto"/>
              <w:jc w:val="center"/>
              <w:rPr>
                <w:rFonts w:ascii="Arial" w:hAnsi="Arial" w:cs="Arial"/>
              </w:rPr>
            </w:pPr>
            <w:r>
              <w:rPr>
                <w:rFonts w:ascii="Arial" w:hAnsi="Arial" w:cs="Arial"/>
              </w:rPr>
              <w:t>8</w:t>
            </w:r>
            <w:r w:rsidR="00C955BC">
              <w:rPr>
                <w:rFonts w:ascii="Arial" w:hAnsi="Arial" w:cs="Arial"/>
              </w:rPr>
              <w:t>,000</w:t>
            </w:r>
          </w:p>
        </w:tc>
      </w:tr>
      <w:tr w:rsidR="00C955BC" w:rsidRPr="00131660" w14:paraId="059E4F2E" w14:textId="77777777" w:rsidTr="003B0485">
        <w:tc>
          <w:tcPr>
            <w:tcW w:w="1080" w:type="dxa"/>
          </w:tcPr>
          <w:p w14:paraId="07AB73CF" w14:textId="77777777" w:rsidR="00C955BC" w:rsidRPr="00131660" w:rsidRDefault="00C955BC" w:rsidP="00C955BC">
            <w:pPr>
              <w:spacing w:line="276" w:lineRule="auto"/>
              <w:jc w:val="center"/>
              <w:rPr>
                <w:rFonts w:ascii="Arial" w:hAnsi="Arial" w:cs="Arial"/>
              </w:rPr>
            </w:pPr>
          </w:p>
        </w:tc>
        <w:tc>
          <w:tcPr>
            <w:tcW w:w="6300" w:type="dxa"/>
          </w:tcPr>
          <w:p w14:paraId="578680B9" w14:textId="77777777" w:rsidR="00C955BC" w:rsidRPr="00C97715" w:rsidRDefault="00C955BC" w:rsidP="00C955BC">
            <w:pPr>
              <w:spacing w:line="276" w:lineRule="auto"/>
              <w:rPr>
                <w:rFonts w:ascii="Arial" w:hAnsi="Arial" w:cs="Arial"/>
                <w:u w:val="single"/>
              </w:rPr>
            </w:pPr>
            <w:r w:rsidRPr="00C97715">
              <w:rPr>
                <w:rFonts w:ascii="Arial" w:hAnsi="Arial" w:cs="Arial"/>
                <w:u w:val="single"/>
              </w:rPr>
              <w:t>Others</w:t>
            </w:r>
          </w:p>
        </w:tc>
        <w:tc>
          <w:tcPr>
            <w:tcW w:w="1941" w:type="dxa"/>
          </w:tcPr>
          <w:p w14:paraId="5E051FB5" w14:textId="77777777" w:rsidR="00C955BC" w:rsidRPr="00C97715" w:rsidRDefault="00C955BC" w:rsidP="00C955BC">
            <w:pPr>
              <w:spacing w:line="276" w:lineRule="auto"/>
              <w:jc w:val="center"/>
              <w:rPr>
                <w:rFonts w:ascii="Arial" w:hAnsi="Arial" w:cs="Arial"/>
              </w:rPr>
            </w:pPr>
          </w:p>
        </w:tc>
      </w:tr>
      <w:tr w:rsidR="00C955BC" w:rsidRPr="00131660" w14:paraId="1764DCAF" w14:textId="77777777" w:rsidTr="003B0485">
        <w:tc>
          <w:tcPr>
            <w:tcW w:w="1080" w:type="dxa"/>
          </w:tcPr>
          <w:p w14:paraId="2B8616C7" w14:textId="77777777" w:rsidR="00C955BC" w:rsidRPr="00131660" w:rsidRDefault="00C955BC" w:rsidP="00C955BC">
            <w:pPr>
              <w:spacing w:line="276" w:lineRule="auto"/>
              <w:jc w:val="center"/>
              <w:rPr>
                <w:rFonts w:ascii="Arial" w:hAnsi="Arial" w:cs="Arial"/>
              </w:rPr>
            </w:pPr>
          </w:p>
        </w:tc>
        <w:tc>
          <w:tcPr>
            <w:tcW w:w="6300" w:type="dxa"/>
          </w:tcPr>
          <w:p w14:paraId="52248F89" w14:textId="5EE4E8C3" w:rsidR="00C955BC" w:rsidRPr="00C97715" w:rsidRDefault="00C955BC" w:rsidP="00C955BC">
            <w:pPr>
              <w:spacing w:line="276" w:lineRule="auto"/>
              <w:ind w:left="318"/>
              <w:rPr>
                <w:rFonts w:ascii="Arial" w:hAnsi="Arial" w:cs="Arial"/>
              </w:rPr>
            </w:pPr>
            <w:r>
              <w:rPr>
                <w:rFonts w:ascii="Arial" w:hAnsi="Arial" w:cs="Arial"/>
              </w:rPr>
              <w:t>PPE</w:t>
            </w:r>
          </w:p>
        </w:tc>
        <w:tc>
          <w:tcPr>
            <w:tcW w:w="1941" w:type="dxa"/>
          </w:tcPr>
          <w:p w14:paraId="5FA350EF" w14:textId="0EC257D6" w:rsidR="00C955BC" w:rsidRDefault="00C955BC" w:rsidP="00C955BC">
            <w:pPr>
              <w:spacing w:line="276" w:lineRule="auto"/>
              <w:jc w:val="center"/>
              <w:rPr>
                <w:rFonts w:ascii="Arial" w:hAnsi="Arial" w:cs="Arial"/>
              </w:rPr>
            </w:pPr>
            <w:r>
              <w:rPr>
                <w:rFonts w:ascii="Arial" w:hAnsi="Arial" w:cs="Arial"/>
              </w:rPr>
              <w:t>1,000</w:t>
            </w:r>
          </w:p>
        </w:tc>
      </w:tr>
      <w:tr w:rsidR="00C955BC" w:rsidRPr="00131660" w14:paraId="6BB5924D" w14:textId="77777777" w:rsidTr="003B0485">
        <w:tc>
          <w:tcPr>
            <w:tcW w:w="1080" w:type="dxa"/>
          </w:tcPr>
          <w:p w14:paraId="255044D2" w14:textId="77777777" w:rsidR="00C955BC" w:rsidRPr="00131660" w:rsidRDefault="00C955BC" w:rsidP="00C955BC">
            <w:pPr>
              <w:spacing w:line="276" w:lineRule="auto"/>
              <w:jc w:val="center"/>
              <w:rPr>
                <w:rFonts w:ascii="Arial" w:hAnsi="Arial" w:cs="Arial"/>
              </w:rPr>
            </w:pPr>
          </w:p>
        </w:tc>
        <w:tc>
          <w:tcPr>
            <w:tcW w:w="6300" w:type="dxa"/>
          </w:tcPr>
          <w:p w14:paraId="136CED1B" w14:textId="77777777" w:rsidR="00C955BC" w:rsidRPr="00C97715" w:rsidRDefault="00C955BC" w:rsidP="00C955BC">
            <w:pPr>
              <w:spacing w:line="276" w:lineRule="auto"/>
              <w:ind w:left="318"/>
              <w:rPr>
                <w:rFonts w:ascii="Arial" w:hAnsi="Arial" w:cs="Arial"/>
              </w:rPr>
            </w:pPr>
            <w:r w:rsidRPr="00C97715">
              <w:rPr>
                <w:rFonts w:ascii="Arial" w:hAnsi="Arial" w:cs="Arial"/>
              </w:rPr>
              <w:t>Transportation</w:t>
            </w:r>
          </w:p>
        </w:tc>
        <w:tc>
          <w:tcPr>
            <w:tcW w:w="1941" w:type="dxa"/>
          </w:tcPr>
          <w:p w14:paraId="54D0DCDB" w14:textId="347B9E98" w:rsidR="00C955BC" w:rsidRPr="00C97715" w:rsidRDefault="00C955BC" w:rsidP="00C955BC">
            <w:pPr>
              <w:spacing w:line="276" w:lineRule="auto"/>
              <w:jc w:val="center"/>
              <w:rPr>
                <w:rFonts w:ascii="Arial" w:hAnsi="Arial" w:cs="Arial"/>
              </w:rPr>
            </w:pPr>
            <w:r>
              <w:rPr>
                <w:rFonts w:ascii="Arial" w:hAnsi="Arial" w:cs="Arial"/>
              </w:rPr>
              <w:t>2,000</w:t>
            </w:r>
          </w:p>
        </w:tc>
      </w:tr>
      <w:tr w:rsidR="00C955BC" w:rsidRPr="00131660" w14:paraId="2F78BF57" w14:textId="77777777" w:rsidTr="003B0485">
        <w:tc>
          <w:tcPr>
            <w:tcW w:w="1080" w:type="dxa"/>
          </w:tcPr>
          <w:p w14:paraId="0798BADF" w14:textId="77777777" w:rsidR="00C955BC" w:rsidRPr="00131660" w:rsidRDefault="00C955BC" w:rsidP="00C955BC">
            <w:pPr>
              <w:spacing w:line="276" w:lineRule="auto"/>
              <w:jc w:val="center"/>
              <w:rPr>
                <w:rFonts w:ascii="Arial" w:hAnsi="Arial" w:cs="Arial"/>
              </w:rPr>
            </w:pPr>
          </w:p>
        </w:tc>
        <w:tc>
          <w:tcPr>
            <w:tcW w:w="6300" w:type="dxa"/>
          </w:tcPr>
          <w:p w14:paraId="0945A1E1" w14:textId="61BC71B3" w:rsidR="00C955BC" w:rsidRPr="00C97715" w:rsidRDefault="00C955BC" w:rsidP="00C955BC">
            <w:pPr>
              <w:spacing w:line="276" w:lineRule="auto"/>
              <w:ind w:left="318"/>
              <w:rPr>
                <w:rFonts w:ascii="Arial" w:hAnsi="Arial" w:cs="Arial"/>
              </w:rPr>
            </w:pPr>
            <w:r>
              <w:rPr>
                <w:rFonts w:ascii="Arial" w:hAnsi="Arial" w:cs="Arial"/>
              </w:rPr>
              <w:t>Publication</w:t>
            </w:r>
          </w:p>
        </w:tc>
        <w:tc>
          <w:tcPr>
            <w:tcW w:w="1941" w:type="dxa"/>
          </w:tcPr>
          <w:p w14:paraId="4F5FF64D" w14:textId="421F6237" w:rsidR="00C955BC" w:rsidRPr="00C97715" w:rsidRDefault="00C955BC" w:rsidP="00C955BC">
            <w:pPr>
              <w:spacing w:line="276" w:lineRule="auto"/>
              <w:jc w:val="center"/>
              <w:rPr>
                <w:rFonts w:ascii="Arial" w:hAnsi="Arial" w:cs="Arial"/>
              </w:rPr>
            </w:pPr>
            <w:r>
              <w:rPr>
                <w:rFonts w:ascii="Arial" w:hAnsi="Arial" w:cs="Arial"/>
              </w:rPr>
              <w:t>1,000</w:t>
            </w:r>
          </w:p>
        </w:tc>
      </w:tr>
      <w:tr w:rsidR="00C955BC" w:rsidRPr="00131660" w14:paraId="3F297655" w14:textId="77777777" w:rsidTr="003B0485">
        <w:tc>
          <w:tcPr>
            <w:tcW w:w="1080" w:type="dxa"/>
          </w:tcPr>
          <w:p w14:paraId="46513E81" w14:textId="77777777" w:rsidR="00C955BC" w:rsidRPr="00131660" w:rsidRDefault="00C955BC" w:rsidP="00C955BC">
            <w:pPr>
              <w:spacing w:line="276" w:lineRule="auto"/>
              <w:jc w:val="center"/>
              <w:rPr>
                <w:rFonts w:ascii="Arial" w:hAnsi="Arial" w:cs="Arial"/>
              </w:rPr>
            </w:pPr>
          </w:p>
        </w:tc>
        <w:tc>
          <w:tcPr>
            <w:tcW w:w="6300" w:type="dxa"/>
          </w:tcPr>
          <w:p w14:paraId="35D7A2CC" w14:textId="33DB4C19" w:rsidR="00C955BC" w:rsidRPr="00C97715" w:rsidRDefault="00C955BC" w:rsidP="00C955BC">
            <w:pPr>
              <w:spacing w:line="276" w:lineRule="auto"/>
              <w:ind w:left="318"/>
              <w:rPr>
                <w:rFonts w:ascii="Arial" w:hAnsi="Arial" w:cs="Arial"/>
              </w:rPr>
            </w:pPr>
            <w:r>
              <w:rPr>
                <w:rFonts w:ascii="Arial" w:hAnsi="Arial" w:cs="Arial"/>
              </w:rPr>
              <w:t>GST Expense</w:t>
            </w:r>
          </w:p>
        </w:tc>
        <w:tc>
          <w:tcPr>
            <w:tcW w:w="1941" w:type="dxa"/>
          </w:tcPr>
          <w:p w14:paraId="2C8D2DF9" w14:textId="6BE0C5B5" w:rsidR="00C955BC" w:rsidRPr="00C97715" w:rsidRDefault="00C955BC" w:rsidP="00C955BC">
            <w:pPr>
              <w:spacing w:line="276" w:lineRule="auto"/>
              <w:jc w:val="center"/>
              <w:rPr>
                <w:rFonts w:ascii="Arial" w:hAnsi="Arial" w:cs="Arial"/>
              </w:rPr>
            </w:pPr>
            <w:r>
              <w:rPr>
                <w:rFonts w:ascii="Arial" w:hAnsi="Arial" w:cs="Arial"/>
              </w:rPr>
              <w:t>3,600</w:t>
            </w:r>
          </w:p>
        </w:tc>
      </w:tr>
      <w:tr w:rsidR="00C955BC" w:rsidRPr="00131660" w14:paraId="691291A9" w14:textId="77777777" w:rsidTr="003B0485">
        <w:tc>
          <w:tcPr>
            <w:tcW w:w="1080" w:type="dxa"/>
          </w:tcPr>
          <w:p w14:paraId="2FBA7E86" w14:textId="77777777" w:rsidR="00C955BC" w:rsidRPr="00131660" w:rsidRDefault="00C955BC" w:rsidP="00C955BC">
            <w:pPr>
              <w:spacing w:line="276" w:lineRule="auto"/>
              <w:jc w:val="center"/>
              <w:rPr>
                <w:rFonts w:ascii="Arial" w:hAnsi="Arial" w:cs="Arial"/>
              </w:rPr>
            </w:pPr>
          </w:p>
        </w:tc>
        <w:tc>
          <w:tcPr>
            <w:tcW w:w="6300" w:type="dxa"/>
          </w:tcPr>
          <w:p w14:paraId="2094998C" w14:textId="77777777" w:rsidR="00C955BC" w:rsidRPr="00C97715" w:rsidRDefault="00C955BC" w:rsidP="00C955BC">
            <w:pPr>
              <w:spacing w:line="276" w:lineRule="auto"/>
              <w:jc w:val="right"/>
              <w:rPr>
                <w:rFonts w:ascii="Arial" w:hAnsi="Arial" w:cs="Arial"/>
              </w:rPr>
            </w:pPr>
            <w:r w:rsidRPr="00C97715">
              <w:rPr>
                <w:rFonts w:ascii="Arial" w:hAnsi="Arial" w:cs="Arial"/>
              </w:rPr>
              <w:t>Total:</w:t>
            </w:r>
          </w:p>
        </w:tc>
        <w:tc>
          <w:tcPr>
            <w:tcW w:w="1941" w:type="dxa"/>
          </w:tcPr>
          <w:p w14:paraId="7FD3528B" w14:textId="5D8D9F0F" w:rsidR="00C955BC" w:rsidRPr="00C97715" w:rsidRDefault="00763725" w:rsidP="00C955BC">
            <w:pPr>
              <w:spacing w:line="276" w:lineRule="auto"/>
              <w:jc w:val="center"/>
              <w:rPr>
                <w:rFonts w:ascii="Arial" w:hAnsi="Arial" w:cs="Arial"/>
              </w:rPr>
            </w:pPr>
            <w:r>
              <w:rPr>
                <w:rFonts w:ascii="Arial" w:hAnsi="Arial" w:cs="Arial"/>
              </w:rPr>
              <w:t>78</w:t>
            </w:r>
            <w:r w:rsidR="00C955BC">
              <w:rPr>
                <w:rFonts w:ascii="Arial" w:hAnsi="Arial" w:cs="Arial"/>
              </w:rPr>
              <w:t>,050</w:t>
            </w:r>
          </w:p>
        </w:tc>
      </w:tr>
      <w:tr w:rsidR="00C955BC" w:rsidRPr="00131660" w14:paraId="603BD1D5" w14:textId="77777777" w:rsidTr="003B0485">
        <w:tc>
          <w:tcPr>
            <w:tcW w:w="1080" w:type="dxa"/>
          </w:tcPr>
          <w:p w14:paraId="086AE148" w14:textId="77777777" w:rsidR="00C955BC" w:rsidRPr="00131660" w:rsidRDefault="00C955BC" w:rsidP="00C955BC">
            <w:pPr>
              <w:spacing w:line="276" w:lineRule="auto"/>
              <w:jc w:val="center"/>
              <w:rPr>
                <w:rFonts w:ascii="Arial" w:hAnsi="Arial" w:cs="Arial"/>
              </w:rPr>
            </w:pPr>
          </w:p>
        </w:tc>
        <w:tc>
          <w:tcPr>
            <w:tcW w:w="6300" w:type="dxa"/>
          </w:tcPr>
          <w:p w14:paraId="07513551" w14:textId="77777777" w:rsidR="00C955BC" w:rsidRPr="00C97715" w:rsidRDefault="00C955BC" w:rsidP="00C955BC">
            <w:pPr>
              <w:spacing w:line="276" w:lineRule="auto"/>
              <w:rPr>
                <w:rFonts w:ascii="Arial" w:hAnsi="Arial" w:cs="Arial"/>
              </w:rPr>
            </w:pPr>
          </w:p>
        </w:tc>
        <w:tc>
          <w:tcPr>
            <w:tcW w:w="1941" w:type="dxa"/>
          </w:tcPr>
          <w:p w14:paraId="517713B4" w14:textId="77777777" w:rsidR="00C955BC" w:rsidRPr="00C97715" w:rsidRDefault="00C955BC" w:rsidP="00C955BC">
            <w:pPr>
              <w:spacing w:line="276" w:lineRule="auto"/>
              <w:jc w:val="center"/>
              <w:rPr>
                <w:rFonts w:ascii="Arial" w:hAnsi="Arial" w:cs="Arial"/>
              </w:rPr>
            </w:pPr>
          </w:p>
        </w:tc>
      </w:tr>
      <w:tr w:rsidR="00C955BC" w:rsidRPr="00131660" w14:paraId="4DCE1719" w14:textId="77777777" w:rsidTr="003B0485">
        <w:tc>
          <w:tcPr>
            <w:tcW w:w="1080" w:type="dxa"/>
          </w:tcPr>
          <w:p w14:paraId="71EDB25D" w14:textId="77777777" w:rsidR="00C955BC" w:rsidRPr="00131660" w:rsidRDefault="00C955BC" w:rsidP="00C955BC">
            <w:pPr>
              <w:spacing w:line="276" w:lineRule="auto"/>
              <w:jc w:val="center"/>
              <w:rPr>
                <w:rFonts w:ascii="Arial" w:hAnsi="Arial" w:cs="Arial"/>
                <w:b/>
              </w:rPr>
            </w:pPr>
          </w:p>
        </w:tc>
        <w:tc>
          <w:tcPr>
            <w:tcW w:w="6300" w:type="dxa"/>
          </w:tcPr>
          <w:p w14:paraId="46E09FC2" w14:textId="58723E04" w:rsidR="00C955BC" w:rsidRPr="00C97715" w:rsidRDefault="00C955BC" w:rsidP="00C955BC">
            <w:pPr>
              <w:spacing w:line="276" w:lineRule="auto"/>
              <w:rPr>
                <w:rFonts w:ascii="Arial" w:hAnsi="Arial" w:cs="Arial"/>
                <w:b/>
              </w:rPr>
            </w:pPr>
            <w:r w:rsidRPr="00C97715">
              <w:rPr>
                <w:rFonts w:ascii="Arial" w:hAnsi="Arial" w:cs="Arial"/>
                <w:b/>
              </w:rPr>
              <w:t>Total Contribution by Ngee Ann Polytechnic (a) + (b)</w:t>
            </w:r>
          </w:p>
        </w:tc>
        <w:tc>
          <w:tcPr>
            <w:tcW w:w="1941" w:type="dxa"/>
          </w:tcPr>
          <w:p w14:paraId="325DA6A0" w14:textId="5E4694DA" w:rsidR="00C955BC" w:rsidRPr="00C97715" w:rsidRDefault="00C955BC" w:rsidP="00C955BC">
            <w:pPr>
              <w:spacing w:line="276" w:lineRule="auto"/>
              <w:jc w:val="center"/>
              <w:rPr>
                <w:rFonts w:ascii="Arial" w:hAnsi="Arial" w:cs="Arial"/>
                <w:b/>
              </w:rPr>
            </w:pPr>
            <w:r>
              <w:rPr>
                <w:rFonts w:ascii="Arial" w:hAnsi="Arial" w:cs="Arial"/>
                <w:b/>
              </w:rPr>
              <w:t>1</w:t>
            </w:r>
            <w:r w:rsidR="006C6F13">
              <w:rPr>
                <w:rFonts w:ascii="Arial" w:hAnsi="Arial" w:cs="Arial"/>
                <w:b/>
              </w:rPr>
              <w:t>70</w:t>
            </w:r>
            <w:r>
              <w:rPr>
                <w:rFonts w:ascii="Arial" w:hAnsi="Arial" w:cs="Arial"/>
                <w:b/>
              </w:rPr>
              <w:t>,450</w:t>
            </w:r>
          </w:p>
        </w:tc>
      </w:tr>
    </w:tbl>
    <w:p w14:paraId="76590527" w14:textId="39813236" w:rsidR="003B0485" w:rsidRDefault="003B0485"/>
    <w:p w14:paraId="2C701577" w14:textId="62F43385" w:rsidR="000E0888" w:rsidRDefault="000E0888"/>
    <w:p w14:paraId="4D69657C" w14:textId="5F671CAA" w:rsidR="000E0888" w:rsidRDefault="000E0888"/>
    <w:p w14:paraId="11C37EB3" w14:textId="13E063CF" w:rsidR="000E0888" w:rsidRDefault="000E0888"/>
    <w:p w14:paraId="2261BA51" w14:textId="1A357F28" w:rsidR="000E0888" w:rsidRDefault="000E0888"/>
    <w:p w14:paraId="115BF12F" w14:textId="0F404EC6" w:rsidR="000E0888" w:rsidRDefault="000E0888"/>
    <w:p w14:paraId="311ACC56" w14:textId="6C1DC0E1" w:rsidR="000E0888" w:rsidRDefault="000E0888"/>
    <w:p w14:paraId="4C7D5613" w14:textId="7F5BE4C0" w:rsidR="000E0888" w:rsidRDefault="000E0888"/>
    <w:p w14:paraId="03638F64" w14:textId="1D80A9B3" w:rsidR="000E0888" w:rsidRDefault="000E0888"/>
    <w:p w14:paraId="6BFAFE9C" w14:textId="1706848F" w:rsidR="000E0888" w:rsidRDefault="000E0888"/>
    <w:p w14:paraId="70182C5A" w14:textId="6A6A60B2" w:rsidR="000E0888" w:rsidRDefault="000E0888"/>
    <w:p w14:paraId="0E0C6B01" w14:textId="0D71ACC7" w:rsidR="000E0888" w:rsidRDefault="000E0888"/>
    <w:p w14:paraId="5CFE1699" w14:textId="77777777" w:rsidR="000E0888" w:rsidRDefault="000E0888"/>
    <w:tbl>
      <w:tblPr>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080"/>
        <w:gridCol w:w="6300"/>
        <w:gridCol w:w="1941"/>
      </w:tblGrid>
      <w:tr w:rsidR="003B0485" w:rsidRPr="00131660" w14:paraId="1A187007" w14:textId="77777777" w:rsidTr="00F82084">
        <w:tc>
          <w:tcPr>
            <w:tcW w:w="9321" w:type="dxa"/>
            <w:gridSpan w:val="3"/>
          </w:tcPr>
          <w:p w14:paraId="502798A9" w14:textId="5D3F0DBE" w:rsidR="003B0485" w:rsidRPr="00131660" w:rsidRDefault="004C588A" w:rsidP="00131660">
            <w:pPr>
              <w:spacing w:line="276" w:lineRule="auto"/>
              <w:jc w:val="center"/>
              <w:rPr>
                <w:rFonts w:ascii="Arial" w:hAnsi="Arial" w:cs="Arial"/>
                <w:b/>
              </w:rPr>
            </w:pPr>
            <w:r>
              <w:rPr>
                <w:rFonts w:ascii="Arial" w:hAnsi="Arial" w:cs="Arial"/>
                <w:b/>
              </w:rPr>
              <w:t>COMPANY</w:t>
            </w:r>
          </w:p>
        </w:tc>
      </w:tr>
      <w:tr w:rsidR="003B0485" w:rsidRPr="00131660" w14:paraId="2E4DD85A" w14:textId="77777777" w:rsidTr="003B0485">
        <w:tc>
          <w:tcPr>
            <w:tcW w:w="1080" w:type="dxa"/>
          </w:tcPr>
          <w:p w14:paraId="368E6DD9" w14:textId="77777777" w:rsidR="003B0485" w:rsidRPr="00131660" w:rsidRDefault="003B0485" w:rsidP="008F4021">
            <w:pPr>
              <w:spacing w:line="276" w:lineRule="auto"/>
              <w:jc w:val="center"/>
              <w:rPr>
                <w:rFonts w:ascii="Arial" w:hAnsi="Arial" w:cs="Arial"/>
              </w:rPr>
            </w:pPr>
            <w:r w:rsidRPr="00131660">
              <w:rPr>
                <w:rFonts w:ascii="Arial" w:hAnsi="Arial" w:cs="Arial"/>
                <w:b/>
              </w:rPr>
              <w:t>(c)</w:t>
            </w:r>
          </w:p>
        </w:tc>
        <w:tc>
          <w:tcPr>
            <w:tcW w:w="6300" w:type="dxa"/>
          </w:tcPr>
          <w:p w14:paraId="1118E53E" w14:textId="494E01CB" w:rsidR="003B0485" w:rsidRPr="00C97715" w:rsidRDefault="003B0485" w:rsidP="00131660">
            <w:pPr>
              <w:spacing w:line="276" w:lineRule="auto"/>
              <w:rPr>
                <w:rFonts w:ascii="Arial" w:hAnsi="Arial" w:cs="Arial"/>
                <w:b/>
                <w:u w:val="single"/>
              </w:rPr>
            </w:pPr>
            <w:r w:rsidRPr="00C97715">
              <w:rPr>
                <w:rFonts w:ascii="Arial" w:hAnsi="Arial" w:cs="Arial"/>
                <w:b/>
                <w:u w:val="single"/>
              </w:rPr>
              <w:t xml:space="preserve">In-kind Contribution by </w:t>
            </w:r>
            <w:r w:rsidR="004C588A">
              <w:rPr>
                <w:rFonts w:ascii="Arial" w:hAnsi="Arial" w:cs="Arial"/>
                <w:b/>
                <w:u w:val="single"/>
              </w:rPr>
              <w:t>Company</w:t>
            </w:r>
            <w:r w:rsidRPr="00C97715">
              <w:rPr>
                <w:rFonts w:ascii="Arial" w:hAnsi="Arial" w:cs="Arial"/>
                <w:b/>
                <w:u w:val="single"/>
              </w:rPr>
              <w:t xml:space="preserve"> to the Collaboration Project</w:t>
            </w:r>
          </w:p>
          <w:p w14:paraId="031F32F9" w14:textId="7FF5E6E1" w:rsidR="003B0485" w:rsidRPr="00C97715" w:rsidRDefault="003B0485" w:rsidP="00131660">
            <w:pPr>
              <w:spacing w:line="276" w:lineRule="auto"/>
              <w:rPr>
                <w:rFonts w:ascii="Arial" w:hAnsi="Arial" w:cs="Arial"/>
              </w:rPr>
            </w:pPr>
            <w:r w:rsidRPr="00C97715">
              <w:rPr>
                <w:rFonts w:ascii="Arial" w:hAnsi="Arial" w:cs="Arial"/>
              </w:rPr>
              <w:t xml:space="preserve">(Existing equipment, </w:t>
            </w:r>
            <w:r w:rsidR="00C97715" w:rsidRPr="00C97715">
              <w:rPr>
                <w:rFonts w:ascii="Arial" w:hAnsi="Arial" w:cs="Arial"/>
              </w:rPr>
              <w:t>manpower</w:t>
            </w:r>
            <w:r w:rsidRPr="00C97715">
              <w:rPr>
                <w:rFonts w:ascii="Arial" w:hAnsi="Arial" w:cs="Arial"/>
              </w:rPr>
              <w:t>, etc. required for the Collaboration Project – to assign estimated monetary values)</w:t>
            </w:r>
          </w:p>
        </w:tc>
        <w:tc>
          <w:tcPr>
            <w:tcW w:w="1941" w:type="dxa"/>
          </w:tcPr>
          <w:p w14:paraId="5EF33DD1" w14:textId="77777777" w:rsidR="003B0485" w:rsidRPr="00C97715" w:rsidRDefault="003B0485" w:rsidP="00C97715">
            <w:pPr>
              <w:spacing w:line="276" w:lineRule="auto"/>
              <w:jc w:val="center"/>
              <w:rPr>
                <w:rFonts w:ascii="Arial" w:hAnsi="Arial" w:cs="Arial"/>
              </w:rPr>
            </w:pPr>
            <w:r w:rsidRPr="00C97715">
              <w:rPr>
                <w:rFonts w:ascii="Arial" w:hAnsi="Arial" w:cs="Arial"/>
              </w:rPr>
              <w:t>S$</w:t>
            </w:r>
          </w:p>
          <w:p w14:paraId="34976015" w14:textId="77777777" w:rsidR="003B0485" w:rsidRPr="00C97715" w:rsidRDefault="003B0485" w:rsidP="00C97715">
            <w:pPr>
              <w:spacing w:line="276" w:lineRule="auto"/>
              <w:jc w:val="center"/>
              <w:rPr>
                <w:rFonts w:ascii="Arial" w:hAnsi="Arial" w:cs="Arial"/>
              </w:rPr>
            </w:pPr>
          </w:p>
        </w:tc>
      </w:tr>
      <w:tr w:rsidR="003B0485" w:rsidRPr="00131660" w14:paraId="3826DB5B" w14:textId="77777777" w:rsidTr="003B0485">
        <w:tc>
          <w:tcPr>
            <w:tcW w:w="1080" w:type="dxa"/>
          </w:tcPr>
          <w:p w14:paraId="7B71BC8C" w14:textId="77777777" w:rsidR="003B0485" w:rsidRPr="00131660" w:rsidRDefault="003B0485" w:rsidP="008F4021">
            <w:pPr>
              <w:spacing w:line="276" w:lineRule="auto"/>
              <w:jc w:val="center"/>
              <w:rPr>
                <w:rFonts w:ascii="Arial" w:hAnsi="Arial" w:cs="Arial"/>
              </w:rPr>
            </w:pPr>
          </w:p>
        </w:tc>
        <w:tc>
          <w:tcPr>
            <w:tcW w:w="6300" w:type="dxa"/>
          </w:tcPr>
          <w:p w14:paraId="555B4E7B" w14:textId="6F8089AD" w:rsidR="003B0485" w:rsidRPr="00C97715" w:rsidRDefault="003B0485" w:rsidP="00131660">
            <w:pPr>
              <w:spacing w:line="276" w:lineRule="auto"/>
              <w:rPr>
                <w:rFonts w:ascii="Arial" w:hAnsi="Arial" w:cs="Arial"/>
              </w:rPr>
            </w:pPr>
            <w:r w:rsidRPr="00C97715">
              <w:rPr>
                <w:rFonts w:ascii="Arial" w:hAnsi="Arial" w:cs="Arial"/>
                <w:u w:val="single"/>
              </w:rPr>
              <w:t>Equipment</w:t>
            </w:r>
          </w:p>
        </w:tc>
        <w:tc>
          <w:tcPr>
            <w:tcW w:w="1941" w:type="dxa"/>
          </w:tcPr>
          <w:p w14:paraId="2ADE95D5" w14:textId="77777777" w:rsidR="003B0485" w:rsidRPr="001A7FD0" w:rsidRDefault="003B0485" w:rsidP="00C97715">
            <w:pPr>
              <w:spacing w:line="276" w:lineRule="auto"/>
              <w:jc w:val="center"/>
              <w:rPr>
                <w:rFonts w:ascii="Arial" w:hAnsi="Arial" w:cs="Arial"/>
              </w:rPr>
            </w:pPr>
          </w:p>
        </w:tc>
      </w:tr>
      <w:tr w:rsidR="003B0485" w:rsidRPr="00131660" w14:paraId="009CCDEB" w14:textId="77777777" w:rsidTr="003B0485">
        <w:tc>
          <w:tcPr>
            <w:tcW w:w="1080" w:type="dxa"/>
          </w:tcPr>
          <w:p w14:paraId="45B9F6C5" w14:textId="77777777" w:rsidR="003B0485" w:rsidRPr="00131660" w:rsidRDefault="003B0485" w:rsidP="008F4021">
            <w:pPr>
              <w:spacing w:line="276" w:lineRule="auto"/>
              <w:jc w:val="center"/>
              <w:rPr>
                <w:rFonts w:ascii="Arial" w:hAnsi="Arial" w:cs="Arial"/>
              </w:rPr>
            </w:pPr>
          </w:p>
        </w:tc>
        <w:tc>
          <w:tcPr>
            <w:tcW w:w="6300" w:type="dxa"/>
          </w:tcPr>
          <w:p w14:paraId="0A3CACB3" w14:textId="1BAB2F18" w:rsidR="003B0485" w:rsidRPr="00C97715" w:rsidRDefault="009F3D1A" w:rsidP="00131660">
            <w:pPr>
              <w:spacing w:line="276" w:lineRule="auto"/>
              <w:ind w:left="343"/>
              <w:rPr>
                <w:rFonts w:ascii="Arial" w:hAnsi="Arial" w:cs="Arial"/>
                <w:color w:val="0070C0"/>
              </w:rPr>
            </w:pPr>
            <w:r>
              <w:rPr>
                <w:rFonts w:ascii="Arial" w:hAnsi="Arial" w:cs="Arial"/>
              </w:rPr>
              <w:t xml:space="preserve"> </w:t>
            </w:r>
          </w:p>
        </w:tc>
        <w:tc>
          <w:tcPr>
            <w:tcW w:w="1941" w:type="dxa"/>
          </w:tcPr>
          <w:p w14:paraId="54BA0D4B" w14:textId="35529E8F" w:rsidR="003B0485" w:rsidRPr="001A7FD0" w:rsidRDefault="003B0485" w:rsidP="00C97715">
            <w:pPr>
              <w:spacing w:line="276" w:lineRule="auto"/>
              <w:jc w:val="center"/>
              <w:rPr>
                <w:rFonts w:ascii="Arial" w:hAnsi="Arial" w:cs="Arial"/>
              </w:rPr>
            </w:pPr>
          </w:p>
        </w:tc>
      </w:tr>
      <w:tr w:rsidR="003B0485" w:rsidRPr="00131660" w14:paraId="1753E126" w14:textId="77777777" w:rsidTr="003B0485">
        <w:tc>
          <w:tcPr>
            <w:tcW w:w="1080" w:type="dxa"/>
          </w:tcPr>
          <w:p w14:paraId="1A94516B" w14:textId="77777777" w:rsidR="003B0485" w:rsidRPr="00131660" w:rsidRDefault="003B0485" w:rsidP="008F4021">
            <w:pPr>
              <w:spacing w:line="276" w:lineRule="auto"/>
              <w:jc w:val="center"/>
              <w:rPr>
                <w:rFonts w:ascii="Arial" w:hAnsi="Arial" w:cs="Arial"/>
              </w:rPr>
            </w:pPr>
          </w:p>
        </w:tc>
        <w:tc>
          <w:tcPr>
            <w:tcW w:w="6300" w:type="dxa"/>
          </w:tcPr>
          <w:p w14:paraId="47042D52" w14:textId="256DC689" w:rsidR="003B0485" w:rsidRPr="00C97715" w:rsidRDefault="009F3D1A" w:rsidP="00131660">
            <w:pPr>
              <w:spacing w:line="276" w:lineRule="auto"/>
              <w:ind w:left="343"/>
              <w:rPr>
                <w:rFonts w:ascii="Arial" w:hAnsi="Arial" w:cs="Arial"/>
              </w:rPr>
            </w:pPr>
            <w:r>
              <w:rPr>
                <w:rFonts w:ascii="Arial" w:hAnsi="Arial" w:cs="Arial"/>
              </w:rPr>
              <w:t xml:space="preserve"> </w:t>
            </w:r>
          </w:p>
        </w:tc>
        <w:tc>
          <w:tcPr>
            <w:tcW w:w="1941" w:type="dxa"/>
          </w:tcPr>
          <w:p w14:paraId="064B71A8" w14:textId="3D999151" w:rsidR="003B0485" w:rsidRPr="001A7FD0" w:rsidRDefault="003B0485" w:rsidP="00C97715">
            <w:pPr>
              <w:spacing w:line="276" w:lineRule="auto"/>
              <w:jc w:val="center"/>
              <w:rPr>
                <w:rFonts w:ascii="Arial" w:hAnsi="Arial" w:cs="Arial"/>
              </w:rPr>
            </w:pPr>
          </w:p>
        </w:tc>
      </w:tr>
      <w:tr w:rsidR="003B0485" w:rsidRPr="00131660" w14:paraId="4BFDB3F2" w14:textId="77777777" w:rsidTr="003B0485">
        <w:tc>
          <w:tcPr>
            <w:tcW w:w="1080" w:type="dxa"/>
          </w:tcPr>
          <w:p w14:paraId="07F11B3E" w14:textId="77777777" w:rsidR="003B0485" w:rsidRPr="00131660" w:rsidRDefault="003B0485" w:rsidP="008F4021">
            <w:pPr>
              <w:spacing w:line="276" w:lineRule="auto"/>
              <w:jc w:val="center"/>
              <w:rPr>
                <w:rFonts w:ascii="Arial" w:hAnsi="Arial" w:cs="Arial"/>
              </w:rPr>
            </w:pPr>
          </w:p>
        </w:tc>
        <w:tc>
          <w:tcPr>
            <w:tcW w:w="6300" w:type="dxa"/>
          </w:tcPr>
          <w:p w14:paraId="47AEC1FC" w14:textId="4CD4EFFA" w:rsidR="003B0485" w:rsidRPr="00C97715" w:rsidRDefault="003B0485" w:rsidP="00131660">
            <w:pPr>
              <w:spacing w:line="276" w:lineRule="auto"/>
              <w:rPr>
                <w:rFonts w:ascii="Arial" w:hAnsi="Arial" w:cs="Arial"/>
              </w:rPr>
            </w:pPr>
            <w:r w:rsidRPr="00C97715">
              <w:rPr>
                <w:rFonts w:ascii="Arial" w:hAnsi="Arial" w:cs="Arial"/>
                <w:u w:val="single"/>
              </w:rPr>
              <w:t>Ma</w:t>
            </w:r>
            <w:r w:rsidR="00ED376F" w:rsidRPr="00C97715">
              <w:rPr>
                <w:rFonts w:ascii="Arial" w:hAnsi="Arial" w:cs="Arial"/>
                <w:u w:val="single"/>
              </w:rPr>
              <w:t>np</w:t>
            </w:r>
            <w:r w:rsidRPr="00C97715">
              <w:rPr>
                <w:rFonts w:ascii="Arial" w:hAnsi="Arial" w:cs="Arial"/>
                <w:u w:val="single"/>
              </w:rPr>
              <w:t>ower</w:t>
            </w:r>
          </w:p>
        </w:tc>
        <w:tc>
          <w:tcPr>
            <w:tcW w:w="1941" w:type="dxa"/>
          </w:tcPr>
          <w:p w14:paraId="1654BDB0" w14:textId="77777777" w:rsidR="003B0485" w:rsidRPr="001A7FD0" w:rsidRDefault="003B0485" w:rsidP="00C97715">
            <w:pPr>
              <w:spacing w:line="276" w:lineRule="auto"/>
              <w:jc w:val="center"/>
              <w:rPr>
                <w:rFonts w:ascii="Arial" w:hAnsi="Arial" w:cs="Arial"/>
              </w:rPr>
            </w:pPr>
          </w:p>
        </w:tc>
      </w:tr>
      <w:tr w:rsidR="003B0485" w:rsidRPr="00131660" w14:paraId="068AB68B" w14:textId="77777777" w:rsidTr="003B0485">
        <w:tc>
          <w:tcPr>
            <w:tcW w:w="1080" w:type="dxa"/>
          </w:tcPr>
          <w:p w14:paraId="5EED2ECB" w14:textId="77777777" w:rsidR="003B0485" w:rsidRPr="00131660" w:rsidRDefault="003B0485" w:rsidP="008F4021">
            <w:pPr>
              <w:spacing w:line="276" w:lineRule="auto"/>
              <w:jc w:val="center"/>
              <w:rPr>
                <w:rFonts w:ascii="Arial" w:hAnsi="Arial" w:cs="Arial"/>
              </w:rPr>
            </w:pPr>
          </w:p>
        </w:tc>
        <w:tc>
          <w:tcPr>
            <w:tcW w:w="6300" w:type="dxa"/>
          </w:tcPr>
          <w:p w14:paraId="4C290074" w14:textId="038C0DAD" w:rsidR="003B0485" w:rsidRPr="00C97715" w:rsidRDefault="009E4660" w:rsidP="00131660">
            <w:pPr>
              <w:spacing w:line="276" w:lineRule="auto"/>
              <w:ind w:left="343"/>
              <w:rPr>
                <w:rFonts w:ascii="Arial" w:hAnsi="Arial" w:cs="Arial"/>
                <w:u w:val="single"/>
              </w:rPr>
            </w:pPr>
            <w:ins w:id="635" w:author="Samantha" w:date="2026-08-27T17:11:00Z" w16du:dateUtc="2026-08-27T09:11:00Z">
              <w:r w:rsidRPr="00002D70">
                <w:rPr>
                  <w:rFonts w:ascii="Arial" w:hAnsi="Arial" w:cs="Arial"/>
                  <w:u w:val="single"/>
                </w:rPr>
                <w:t xml:space="preserve">Knowledge transfer </w:t>
              </w:r>
            </w:ins>
            <w:ins w:id="636" w:author="Samantha" w:date="2026-09-03T17:53:00Z" w16du:dateUtc="2026-09-03T09:53:00Z">
              <w:r w:rsidR="00F06677">
                <w:rPr>
                  <w:rFonts w:ascii="Arial" w:hAnsi="Arial" w:cs="Arial"/>
                  <w:u w:val="single"/>
                </w:rPr>
                <w:t xml:space="preserve">to </w:t>
              </w:r>
            </w:ins>
            <w:ins w:id="637" w:author="Samantha" w:date="2026-09-03T17:54:00Z" w16du:dateUtc="2026-09-03T09:54:00Z">
              <w:r w:rsidR="00F06677" w:rsidRPr="0013615A">
                <w:rPr>
                  <w:rFonts w:ascii="Arial" w:eastAsia="Arial" w:hAnsi="Arial"/>
                  <w:color w:val="000000"/>
                </w:rPr>
                <w:t xml:space="preserve">employees, consultants, officers, students, invitees and/or agents of NP </w:t>
              </w:r>
              <w:r w:rsidR="00F06677">
                <w:rPr>
                  <w:rFonts w:ascii="Arial" w:eastAsia="Arial" w:hAnsi="Arial"/>
                  <w:color w:val="000000"/>
                </w:rPr>
                <w:t xml:space="preserve">for the purpose of enabling NP </w:t>
              </w:r>
            </w:ins>
            <w:ins w:id="638" w:author="Samantha" w:date="2026-09-03T17:55:00Z" w16du:dateUtc="2026-09-03T09:55:00Z">
              <w:r w:rsidR="00F06677">
                <w:rPr>
                  <w:rFonts w:ascii="Arial" w:eastAsia="Arial" w:hAnsi="Arial"/>
                  <w:color w:val="000000"/>
                </w:rPr>
                <w:t xml:space="preserve">to complete </w:t>
              </w:r>
            </w:ins>
            <w:ins w:id="639" w:author="Samantha" w:date="2026-08-27T17:11:00Z" w16du:dateUtc="2026-08-27T09:11:00Z">
              <w:r w:rsidRPr="00002D70">
                <w:rPr>
                  <w:rFonts w:ascii="Arial" w:hAnsi="Arial" w:cs="Arial"/>
                  <w:u w:val="single"/>
                </w:rPr>
                <w:t>the project (1 x E1 B</w:t>
              </w:r>
            </w:ins>
            <w:ins w:id="640" w:author="Samantha" w:date="2026-09-03T17:48:00Z" w16du:dateUtc="2026-09-03T09:48:00Z">
              <w:r w:rsidR="00F06677">
                <w:rPr>
                  <w:rFonts w:ascii="Arial" w:hAnsi="Arial" w:cs="Arial"/>
                  <w:u w:val="single"/>
                </w:rPr>
                <w:t xml:space="preserve">attery </w:t>
              </w:r>
            </w:ins>
            <w:ins w:id="641" w:author="Samantha" w:date="2026-08-27T17:11:00Z" w16du:dateUtc="2026-08-27T09:11:00Z">
              <w:r w:rsidRPr="00002D70">
                <w:rPr>
                  <w:rFonts w:ascii="Arial" w:hAnsi="Arial" w:cs="Arial"/>
                  <w:u w:val="single"/>
                </w:rPr>
                <w:t>M</w:t>
              </w:r>
            </w:ins>
            <w:ins w:id="642" w:author="Samantha" w:date="2026-09-03T17:48:00Z" w16du:dateUtc="2026-09-03T09:48:00Z">
              <w:r w:rsidR="00F06677">
                <w:rPr>
                  <w:rFonts w:ascii="Arial" w:hAnsi="Arial" w:cs="Arial"/>
                  <w:u w:val="single"/>
                </w:rPr>
                <w:t xml:space="preserve">anagement </w:t>
              </w:r>
            </w:ins>
            <w:ins w:id="643" w:author="Samantha" w:date="2026-08-27T17:11:00Z" w16du:dateUtc="2026-08-27T09:11:00Z">
              <w:r w:rsidRPr="00002D70">
                <w:rPr>
                  <w:rFonts w:ascii="Arial" w:hAnsi="Arial" w:cs="Arial"/>
                  <w:u w:val="single"/>
                </w:rPr>
                <w:t>S</w:t>
              </w:r>
            </w:ins>
            <w:ins w:id="644" w:author="Samantha" w:date="2026-09-03T17:48:00Z" w16du:dateUtc="2026-09-03T09:48:00Z">
              <w:r w:rsidR="00F06677">
                <w:rPr>
                  <w:rFonts w:ascii="Arial" w:hAnsi="Arial" w:cs="Arial"/>
                  <w:u w:val="single"/>
                </w:rPr>
                <w:t>ystem</w:t>
              </w:r>
            </w:ins>
            <w:ins w:id="645" w:author="Samantha" w:date="2026-08-27T17:11:00Z" w16du:dateUtc="2026-08-27T09:11:00Z">
              <w:r w:rsidRPr="00002D70">
                <w:rPr>
                  <w:rFonts w:ascii="Arial" w:hAnsi="Arial" w:cs="Arial"/>
                  <w:u w:val="single"/>
                </w:rPr>
                <w:t xml:space="preserve"> training - 10hrs , 1x </w:t>
              </w:r>
            </w:ins>
            <w:ins w:id="646" w:author="Samantha" w:date="2026-09-03T17:48:00Z" w16du:dateUtc="2026-09-03T09:48:00Z">
              <w:r w:rsidR="00F06677" w:rsidRPr="001E4440">
                <w:rPr>
                  <w:rFonts w:ascii="Arial" w:hAnsi="Arial" w:cs="Arial"/>
                  <w:color w:val="0070C0"/>
                </w:rPr>
                <w:t>Electrochemical Impedance Spectroscopy</w:t>
              </w:r>
            </w:ins>
            <w:ins w:id="647" w:author="Samantha" w:date="2026-08-27T17:11:00Z" w16du:dateUtc="2026-08-27T09:11:00Z">
              <w:r w:rsidR="00F06677" w:rsidRPr="00002D70">
                <w:rPr>
                  <w:rFonts w:ascii="Arial" w:hAnsi="Arial" w:cs="Arial"/>
                  <w:u w:val="single"/>
                </w:rPr>
                <w:t xml:space="preserve"> </w:t>
              </w:r>
              <w:r w:rsidRPr="00002D70">
                <w:rPr>
                  <w:rFonts w:ascii="Arial" w:hAnsi="Arial" w:cs="Arial"/>
                  <w:u w:val="single"/>
                </w:rPr>
                <w:t xml:space="preserve">demo </w:t>
              </w:r>
            </w:ins>
            <w:ins w:id="648" w:author="Poh Wesley (ATV SYS SAE CS AI)" w:date="2026-09-07T00:14:00Z" w16du:dateUtc="2026-09-06T16:14:00Z">
              <w:r w:rsidR="00E86587">
                <w:rPr>
                  <w:rFonts w:ascii="Arial" w:hAnsi="Arial" w:cs="Arial"/>
                  <w:u w:val="single"/>
                </w:rPr>
                <w:t xml:space="preserve">kit </w:t>
              </w:r>
            </w:ins>
            <w:ins w:id="649" w:author="Samantha" w:date="2026-08-27T17:11:00Z" w16du:dateUtc="2026-08-27T09:11:00Z">
              <w:r w:rsidRPr="00002D70">
                <w:rPr>
                  <w:rFonts w:ascii="Arial" w:hAnsi="Arial" w:cs="Arial"/>
                  <w:u w:val="single"/>
                </w:rPr>
                <w:t>training - 21 hrs) - Total 31 hrs, valued at SGD3,100</w:t>
              </w:r>
            </w:ins>
          </w:p>
        </w:tc>
        <w:tc>
          <w:tcPr>
            <w:tcW w:w="1941" w:type="dxa"/>
          </w:tcPr>
          <w:p w14:paraId="5C0352C2" w14:textId="06EC65A0" w:rsidR="003B0485" w:rsidRPr="001A7FD0" w:rsidRDefault="008E62A2" w:rsidP="00C97715">
            <w:pPr>
              <w:spacing w:line="276" w:lineRule="auto"/>
              <w:jc w:val="center"/>
              <w:rPr>
                <w:rFonts w:ascii="Arial" w:hAnsi="Arial" w:cs="Arial"/>
              </w:rPr>
            </w:pPr>
            <w:ins w:id="650" w:author="Samantha" w:date="2026-08-27T17:19:00Z" w16du:dateUtc="2026-08-27T09:19:00Z">
              <w:r>
                <w:rPr>
                  <w:rFonts w:ascii="Arial" w:hAnsi="Arial" w:cs="Arial"/>
                </w:rPr>
                <w:t>3</w:t>
              </w:r>
            </w:ins>
            <w:ins w:id="651" w:author="Poh Wesley (ATV SYS SAE CS AI)" w:date="2026-09-07T01:23:00Z" w16du:dateUtc="2026-09-06T17:23:00Z">
              <w:r w:rsidR="006257FE">
                <w:rPr>
                  <w:rFonts w:ascii="Arial" w:hAnsi="Arial" w:cs="Arial"/>
                </w:rPr>
                <w:t>,</w:t>
              </w:r>
            </w:ins>
            <w:ins w:id="652" w:author="Samantha" w:date="2026-08-27T17:19:00Z" w16du:dateUtc="2026-08-27T09:19:00Z">
              <w:r>
                <w:rPr>
                  <w:rFonts w:ascii="Arial" w:hAnsi="Arial" w:cs="Arial"/>
                </w:rPr>
                <w:t>100</w:t>
              </w:r>
            </w:ins>
          </w:p>
        </w:tc>
      </w:tr>
      <w:tr w:rsidR="003B0485" w:rsidRPr="00131660" w14:paraId="657043EF" w14:textId="77777777" w:rsidTr="003B0485">
        <w:tc>
          <w:tcPr>
            <w:tcW w:w="1080" w:type="dxa"/>
          </w:tcPr>
          <w:p w14:paraId="1289B2B6" w14:textId="77777777" w:rsidR="003B0485" w:rsidRPr="00131660" w:rsidRDefault="003B0485" w:rsidP="008F4021">
            <w:pPr>
              <w:spacing w:line="276" w:lineRule="auto"/>
              <w:jc w:val="center"/>
              <w:rPr>
                <w:rFonts w:ascii="Arial" w:hAnsi="Arial" w:cs="Arial"/>
              </w:rPr>
            </w:pPr>
          </w:p>
        </w:tc>
        <w:tc>
          <w:tcPr>
            <w:tcW w:w="6300" w:type="dxa"/>
          </w:tcPr>
          <w:p w14:paraId="4799BD25" w14:textId="1CB0C08B" w:rsidR="003B0485" w:rsidRPr="00C97715" w:rsidRDefault="003B0485" w:rsidP="00131660">
            <w:pPr>
              <w:spacing w:line="276" w:lineRule="auto"/>
              <w:ind w:left="343"/>
              <w:rPr>
                <w:rFonts w:ascii="Arial" w:hAnsi="Arial" w:cs="Arial"/>
              </w:rPr>
            </w:pPr>
          </w:p>
        </w:tc>
        <w:tc>
          <w:tcPr>
            <w:tcW w:w="1941" w:type="dxa"/>
          </w:tcPr>
          <w:p w14:paraId="6FFA03CA" w14:textId="13FCF407" w:rsidR="003B0485" w:rsidRPr="001A7FD0" w:rsidRDefault="003B0485" w:rsidP="00C97715">
            <w:pPr>
              <w:spacing w:line="276" w:lineRule="auto"/>
              <w:jc w:val="center"/>
              <w:rPr>
                <w:rFonts w:ascii="Arial" w:hAnsi="Arial" w:cs="Arial"/>
              </w:rPr>
            </w:pPr>
          </w:p>
        </w:tc>
      </w:tr>
      <w:tr w:rsidR="003B0485" w:rsidRPr="00131660" w14:paraId="15F4172B" w14:textId="77777777" w:rsidTr="003B0485">
        <w:tc>
          <w:tcPr>
            <w:tcW w:w="1080" w:type="dxa"/>
          </w:tcPr>
          <w:p w14:paraId="1EEB02DD" w14:textId="77777777" w:rsidR="003B0485" w:rsidRPr="00131660" w:rsidRDefault="003B0485" w:rsidP="008F4021">
            <w:pPr>
              <w:spacing w:line="276" w:lineRule="auto"/>
              <w:jc w:val="center"/>
              <w:rPr>
                <w:rFonts w:ascii="Arial" w:hAnsi="Arial" w:cs="Arial"/>
              </w:rPr>
            </w:pPr>
          </w:p>
        </w:tc>
        <w:tc>
          <w:tcPr>
            <w:tcW w:w="6300" w:type="dxa"/>
          </w:tcPr>
          <w:p w14:paraId="38D9A65C" w14:textId="77777777" w:rsidR="003B0485" w:rsidRPr="00C97715" w:rsidRDefault="003B0485" w:rsidP="00131660">
            <w:pPr>
              <w:spacing w:line="276" w:lineRule="auto"/>
              <w:rPr>
                <w:rFonts w:ascii="Arial" w:hAnsi="Arial" w:cs="Arial"/>
              </w:rPr>
            </w:pPr>
            <w:r w:rsidRPr="00C97715">
              <w:rPr>
                <w:rFonts w:ascii="Arial" w:hAnsi="Arial" w:cs="Arial"/>
                <w:u w:val="single"/>
              </w:rPr>
              <w:t>Consumables</w:t>
            </w:r>
          </w:p>
        </w:tc>
        <w:tc>
          <w:tcPr>
            <w:tcW w:w="1941" w:type="dxa"/>
          </w:tcPr>
          <w:p w14:paraId="10CFFB9B" w14:textId="77777777" w:rsidR="003B0485" w:rsidRPr="001A7FD0" w:rsidRDefault="003B0485" w:rsidP="00C97715">
            <w:pPr>
              <w:spacing w:line="276" w:lineRule="auto"/>
              <w:jc w:val="center"/>
              <w:rPr>
                <w:rFonts w:ascii="Arial" w:hAnsi="Arial" w:cs="Arial"/>
              </w:rPr>
            </w:pPr>
          </w:p>
        </w:tc>
      </w:tr>
      <w:tr w:rsidR="003B0485" w:rsidRPr="00131660" w14:paraId="28B5951F" w14:textId="77777777" w:rsidTr="003B0485">
        <w:tc>
          <w:tcPr>
            <w:tcW w:w="1080" w:type="dxa"/>
          </w:tcPr>
          <w:p w14:paraId="50298664" w14:textId="77777777" w:rsidR="003B0485" w:rsidRPr="00131660" w:rsidRDefault="003B0485" w:rsidP="008F4021">
            <w:pPr>
              <w:spacing w:line="276" w:lineRule="auto"/>
              <w:jc w:val="center"/>
              <w:rPr>
                <w:rFonts w:ascii="Arial" w:hAnsi="Arial" w:cs="Arial"/>
              </w:rPr>
            </w:pPr>
          </w:p>
        </w:tc>
        <w:tc>
          <w:tcPr>
            <w:tcW w:w="6300" w:type="dxa"/>
          </w:tcPr>
          <w:p w14:paraId="641585E3" w14:textId="0FDE49D1" w:rsidR="003B0485" w:rsidRPr="00C97715" w:rsidRDefault="009F3D1A" w:rsidP="00131660">
            <w:pPr>
              <w:spacing w:line="276" w:lineRule="auto"/>
              <w:ind w:left="343"/>
              <w:rPr>
                <w:rFonts w:ascii="Arial" w:hAnsi="Arial" w:cs="Arial"/>
                <w:u w:val="single"/>
              </w:rPr>
            </w:pPr>
            <w:r>
              <w:rPr>
                <w:rFonts w:ascii="Arial" w:hAnsi="Arial" w:cs="Arial"/>
              </w:rPr>
              <w:t xml:space="preserve"> </w:t>
            </w:r>
          </w:p>
        </w:tc>
        <w:tc>
          <w:tcPr>
            <w:tcW w:w="1941" w:type="dxa"/>
          </w:tcPr>
          <w:p w14:paraId="28BE5452" w14:textId="6A2A637E" w:rsidR="003B0485" w:rsidRPr="001A7FD0" w:rsidRDefault="003B0485" w:rsidP="00C97715">
            <w:pPr>
              <w:spacing w:line="276" w:lineRule="auto"/>
              <w:jc w:val="center"/>
              <w:rPr>
                <w:rFonts w:ascii="Arial" w:hAnsi="Arial" w:cs="Arial"/>
              </w:rPr>
            </w:pPr>
          </w:p>
        </w:tc>
      </w:tr>
      <w:tr w:rsidR="003B0485" w:rsidRPr="00131660" w14:paraId="6A8423FF" w14:textId="77777777" w:rsidTr="003B0485">
        <w:tc>
          <w:tcPr>
            <w:tcW w:w="1080" w:type="dxa"/>
          </w:tcPr>
          <w:p w14:paraId="59269D1A" w14:textId="77777777" w:rsidR="003B0485" w:rsidRPr="00131660" w:rsidRDefault="003B0485" w:rsidP="008F4021">
            <w:pPr>
              <w:spacing w:line="276" w:lineRule="auto"/>
              <w:jc w:val="center"/>
              <w:rPr>
                <w:rFonts w:ascii="Arial" w:hAnsi="Arial" w:cs="Arial"/>
              </w:rPr>
            </w:pPr>
          </w:p>
        </w:tc>
        <w:tc>
          <w:tcPr>
            <w:tcW w:w="6300" w:type="dxa"/>
          </w:tcPr>
          <w:p w14:paraId="3965DC4A" w14:textId="77777777" w:rsidR="003B0485" w:rsidRPr="00C97715" w:rsidRDefault="003B0485" w:rsidP="00131660">
            <w:pPr>
              <w:spacing w:line="276" w:lineRule="auto"/>
              <w:rPr>
                <w:rFonts w:ascii="Arial" w:hAnsi="Arial" w:cs="Arial"/>
              </w:rPr>
            </w:pPr>
            <w:r w:rsidRPr="00C97715">
              <w:rPr>
                <w:rFonts w:ascii="Arial" w:hAnsi="Arial" w:cs="Arial"/>
                <w:u w:val="single"/>
              </w:rPr>
              <w:t>Others</w:t>
            </w:r>
          </w:p>
        </w:tc>
        <w:tc>
          <w:tcPr>
            <w:tcW w:w="1941" w:type="dxa"/>
          </w:tcPr>
          <w:p w14:paraId="13C0E7AA" w14:textId="77777777" w:rsidR="003B0485" w:rsidRPr="001A7FD0" w:rsidRDefault="003B0485" w:rsidP="00C97715">
            <w:pPr>
              <w:spacing w:line="276" w:lineRule="auto"/>
              <w:jc w:val="center"/>
              <w:rPr>
                <w:rFonts w:ascii="Arial" w:hAnsi="Arial" w:cs="Arial"/>
              </w:rPr>
            </w:pPr>
          </w:p>
        </w:tc>
      </w:tr>
      <w:tr w:rsidR="003B0485" w:rsidRPr="00131660" w14:paraId="1210509E" w14:textId="77777777" w:rsidTr="003B0485">
        <w:tc>
          <w:tcPr>
            <w:tcW w:w="1080" w:type="dxa"/>
          </w:tcPr>
          <w:p w14:paraId="6A65D32A" w14:textId="77777777" w:rsidR="003B0485" w:rsidRPr="00131660" w:rsidRDefault="003B0485" w:rsidP="008F4021">
            <w:pPr>
              <w:spacing w:line="276" w:lineRule="auto"/>
              <w:jc w:val="center"/>
              <w:rPr>
                <w:rFonts w:ascii="Arial" w:hAnsi="Arial" w:cs="Arial"/>
              </w:rPr>
            </w:pPr>
          </w:p>
        </w:tc>
        <w:tc>
          <w:tcPr>
            <w:tcW w:w="6300" w:type="dxa"/>
          </w:tcPr>
          <w:p w14:paraId="5F62D0D1" w14:textId="3D6E4F8F" w:rsidR="003B0485" w:rsidRPr="00C97715" w:rsidRDefault="003B0485" w:rsidP="00131660">
            <w:pPr>
              <w:spacing w:line="276" w:lineRule="auto"/>
              <w:ind w:left="343"/>
              <w:rPr>
                <w:rFonts w:ascii="Arial" w:hAnsi="Arial" w:cs="Arial"/>
                <w:u w:val="single"/>
              </w:rPr>
            </w:pPr>
            <w:del w:id="653" w:author="Samantha" w:date="2026-08-27T16:35:00Z" w16du:dateUtc="2026-08-27T08:35:00Z">
              <w:r w:rsidRPr="00C97715" w:rsidDel="00C459CC">
                <w:rPr>
                  <w:rFonts w:ascii="Arial" w:hAnsi="Arial" w:cs="Arial"/>
                </w:rPr>
                <w:delText>Others</w:delText>
              </w:r>
            </w:del>
            <w:ins w:id="654" w:author="Samantha" w:date="2026-08-27T16:35:00Z" w16du:dateUtc="2026-08-27T08:35:00Z">
              <w:r w:rsidR="00C459CC" w:rsidRPr="00002D70">
                <w:rPr>
                  <w:rFonts w:ascii="Arial" w:hAnsi="Arial" w:cs="Arial"/>
                  <w:u w:val="single"/>
                </w:rPr>
                <w:t>Development Kit</w:t>
              </w:r>
              <w:r w:rsidR="00C459CC">
                <w:rPr>
                  <w:rFonts w:ascii="Arial" w:hAnsi="Arial" w:cs="Arial"/>
                  <w:u w:val="single"/>
                </w:rPr>
                <w:t xml:space="preserve"> </w:t>
              </w:r>
            </w:ins>
          </w:p>
        </w:tc>
        <w:tc>
          <w:tcPr>
            <w:tcW w:w="1941" w:type="dxa"/>
          </w:tcPr>
          <w:p w14:paraId="6CF1C49B" w14:textId="7737C664" w:rsidR="003B0485" w:rsidRPr="001A7FD0" w:rsidRDefault="003B0485" w:rsidP="00C97715">
            <w:pPr>
              <w:spacing w:line="276" w:lineRule="auto"/>
              <w:jc w:val="center"/>
              <w:rPr>
                <w:rFonts w:ascii="Arial" w:hAnsi="Arial" w:cs="Arial"/>
              </w:rPr>
            </w:pPr>
          </w:p>
        </w:tc>
      </w:tr>
      <w:tr w:rsidR="003B0485" w:rsidRPr="00131660" w14:paraId="0165906C" w14:textId="77777777" w:rsidTr="003B0485">
        <w:tc>
          <w:tcPr>
            <w:tcW w:w="1080" w:type="dxa"/>
          </w:tcPr>
          <w:p w14:paraId="16F17CDE" w14:textId="77777777" w:rsidR="003B0485" w:rsidRPr="00131660" w:rsidRDefault="003B0485" w:rsidP="008F4021">
            <w:pPr>
              <w:spacing w:line="276" w:lineRule="auto"/>
              <w:jc w:val="center"/>
              <w:rPr>
                <w:rFonts w:ascii="Arial" w:hAnsi="Arial" w:cs="Arial"/>
              </w:rPr>
            </w:pPr>
          </w:p>
        </w:tc>
        <w:tc>
          <w:tcPr>
            <w:tcW w:w="6300" w:type="dxa"/>
          </w:tcPr>
          <w:p w14:paraId="494FFE5B" w14:textId="4250C309" w:rsidR="003B0485" w:rsidRPr="00131660" w:rsidRDefault="00C459CC" w:rsidP="00131660">
            <w:pPr>
              <w:spacing w:line="276" w:lineRule="auto"/>
              <w:ind w:left="343"/>
              <w:rPr>
                <w:rFonts w:ascii="Arial" w:hAnsi="Arial" w:cs="Arial"/>
                <w:highlight w:val="yellow"/>
              </w:rPr>
            </w:pPr>
            <w:ins w:id="655" w:author="Samantha" w:date="2026-08-27T16:34:00Z" w16du:dateUtc="2026-08-27T08:34:00Z">
              <w:r w:rsidRPr="00002D70">
                <w:rPr>
                  <w:rFonts w:ascii="Arial" w:hAnsi="Arial" w:cs="Arial"/>
                </w:rPr>
                <w:t>EIS demo</w:t>
              </w:r>
            </w:ins>
            <w:ins w:id="656" w:author="Poh Wesley (ATV SYS SAE CS AI)" w:date="2026-09-07T00:16:00Z" w16du:dateUtc="2026-09-06T16:16:00Z">
              <w:r w:rsidR="00E86587">
                <w:rPr>
                  <w:rFonts w:ascii="Arial" w:hAnsi="Arial" w:cs="Arial"/>
                </w:rPr>
                <w:t xml:space="preserve"> </w:t>
              </w:r>
            </w:ins>
            <w:ins w:id="657" w:author="Poh Wesley (ATV SYS SAE CS AI)" w:date="2026-09-07T00:15:00Z" w16du:dateUtc="2026-09-06T16:15:00Z">
              <w:r w:rsidR="00E86587">
                <w:rPr>
                  <w:rFonts w:ascii="Arial" w:hAnsi="Arial" w:cs="Arial"/>
                </w:rPr>
                <w:t>kit</w:t>
              </w:r>
            </w:ins>
            <w:ins w:id="658" w:author="Samantha" w:date="2026-08-27T16:34:00Z" w16du:dateUtc="2026-08-27T08:34:00Z">
              <w:r w:rsidRPr="00002D70">
                <w:rPr>
                  <w:rFonts w:ascii="Arial" w:hAnsi="Arial" w:cs="Arial"/>
                </w:rPr>
                <w:t xml:space="preserve"> (consisting of 1x AURIX TFT kit</w:t>
              </w:r>
            </w:ins>
            <w:ins w:id="659" w:author="Poh Wesley (ATV SYS SAE CS AI)" w:date="2026-09-07T00:59:00Z" w16du:dateUtc="2026-09-06T16:59:00Z">
              <w:r w:rsidR="00852D6D">
                <w:rPr>
                  <w:rFonts w:ascii="Arial" w:hAnsi="Arial" w:cs="Arial"/>
                </w:rPr>
                <w:t>,</w:t>
              </w:r>
            </w:ins>
            <w:ins w:id="660" w:author="Samantha" w:date="2026-08-27T16:34:00Z" w16du:dateUtc="2026-08-27T08:34:00Z">
              <w:del w:id="661" w:author="Poh Wesley (ATV SYS SAE CS AI)" w:date="2026-09-07T00:59:00Z" w16du:dateUtc="2026-09-06T16:59:00Z">
                <w:r w:rsidRPr="00002D70" w:rsidDel="00852D6D">
                  <w:rPr>
                    <w:rFonts w:ascii="Arial" w:hAnsi="Arial" w:cs="Arial"/>
                  </w:rPr>
                  <w:delText xml:space="preserve"> with</w:delText>
                </w:r>
              </w:del>
              <w:r w:rsidRPr="00002D70">
                <w:rPr>
                  <w:rFonts w:ascii="Arial" w:hAnsi="Arial" w:cs="Arial"/>
                </w:rPr>
                <w:t xml:space="preserve"> </w:t>
              </w:r>
            </w:ins>
            <w:ins w:id="662" w:author="Poh Wesley (ATV SYS SAE CS AI)" w:date="2026-09-07T00:58:00Z" w16du:dateUtc="2026-09-06T16:58:00Z">
              <w:r w:rsidR="00852D6D">
                <w:rPr>
                  <w:rFonts w:ascii="Arial" w:hAnsi="Arial" w:cs="Arial"/>
                </w:rPr>
                <w:t xml:space="preserve">1x </w:t>
              </w:r>
            </w:ins>
            <w:ins w:id="663" w:author="Samantha" w:date="2026-08-27T16:34:00Z" w16du:dateUtc="2026-08-27T08:34:00Z">
              <w:r w:rsidRPr="00002D70">
                <w:rPr>
                  <w:rFonts w:ascii="Arial" w:hAnsi="Arial" w:cs="Arial"/>
                </w:rPr>
                <w:t>PSOC-4 SPM, 2x TLE9018 evaluation board), valued at SGD</w:t>
              </w:r>
            </w:ins>
            <w:ins w:id="664" w:author="Poh Wesley (ATV SYS SAE CS AI)" w:date="2026-09-06T23:54:00Z" w16du:dateUtc="2026-09-06T15:54:00Z">
              <w:r w:rsidR="00DB6C24">
                <w:rPr>
                  <w:rFonts w:ascii="Arial" w:hAnsi="Arial" w:cs="Arial"/>
                </w:rPr>
                <w:t>5</w:t>
              </w:r>
            </w:ins>
            <w:ins w:id="665" w:author="Poh Wesley (ATV SYS SAE CS AI)" w:date="2026-09-07T01:23:00Z" w16du:dateUtc="2026-09-06T17:23:00Z">
              <w:r w:rsidR="006257FE">
                <w:rPr>
                  <w:rFonts w:ascii="Arial" w:hAnsi="Arial" w:cs="Arial"/>
                </w:rPr>
                <w:t>,</w:t>
              </w:r>
            </w:ins>
            <w:ins w:id="666" w:author="Poh Wesley (ATV SYS SAE CS AI)" w:date="2026-09-07T00:29:00Z" w16du:dateUtc="2026-09-06T16:29:00Z">
              <w:r w:rsidR="003D2D6E">
                <w:rPr>
                  <w:rFonts w:ascii="Arial" w:hAnsi="Arial" w:cs="Arial"/>
                </w:rPr>
                <w:t>100</w:t>
              </w:r>
            </w:ins>
            <w:ins w:id="667" w:author="Samantha" w:date="2026-08-27T16:34:00Z" w16du:dateUtc="2026-08-27T08:34:00Z">
              <w:del w:id="668" w:author="Poh Wesley (ATV SYS SAE CS AI)" w:date="2026-09-06T23:54:00Z" w16du:dateUtc="2026-09-06T15:54:00Z">
                <w:r w:rsidRPr="00002D70" w:rsidDel="00DB6C24">
                  <w:rPr>
                    <w:rFonts w:ascii="Arial" w:hAnsi="Arial" w:cs="Arial"/>
                  </w:rPr>
                  <w:delText>10,000</w:delText>
                </w:r>
              </w:del>
            </w:ins>
            <w:commentRangeStart w:id="669"/>
            <w:commentRangeEnd w:id="669"/>
            <w:r w:rsidR="00F06677" w:rsidRPr="00131660">
              <w:rPr>
                <w:rStyle w:val="CommentReference"/>
                <w:rFonts w:ascii="Arial" w:hAnsi="Arial" w:cs="Arial"/>
                <w:sz w:val="20"/>
                <w:szCs w:val="20"/>
                <w:highlight w:val="yellow"/>
              </w:rPr>
              <w:commentReference w:id="669"/>
            </w:r>
          </w:p>
        </w:tc>
        <w:tc>
          <w:tcPr>
            <w:tcW w:w="1941" w:type="dxa"/>
          </w:tcPr>
          <w:p w14:paraId="1CDDBB42" w14:textId="029E27A9" w:rsidR="003B0485" w:rsidRPr="001A7FD0" w:rsidRDefault="00DB6C24" w:rsidP="00C97715">
            <w:pPr>
              <w:spacing w:line="276" w:lineRule="auto"/>
              <w:jc w:val="center"/>
              <w:rPr>
                <w:rFonts w:ascii="Arial" w:hAnsi="Arial" w:cs="Arial"/>
                <w:highlight w:val="yellow"/>
              </w:rPr>
            </w:pPr>
            <w:ins w:id="670" w:author="Poh Wesley (ATV SYS SAE CS AI)" w:date="2026-09-06T23:52:00Z" w16du:dateUtc="2026-09-06T15:52:00Z">
              <w:r>
                <w:rPr>
                  <w:rFonts w:ascii="Arial" w:hAnsi="Arial" w:cs="Arial"/>
                  <w:highlight w:val="yellow"/>
                </w:rPr>
                <w:t>5</w:t>
              </w:r>
            </w:ins>
            <w:ins w:id="671" w:author="Poh Wesley (ATV SYS SAE CS AI)" w:date="2026-09-07T01:23:00Z" w16du:dateUtc="2026-09-06T17:23:00Z">
              <w:r w:rsidR="006257FE">
                <w:rPr>
                  <w:rFonts w:ascii="Arial" w:hAnsi="Arial" w:cs="Arial"/>
                  <w:highlight w:val="yellow"/>
                </w:rPr>
                <w:t>,</w:t>
              </w:r>
            </w:ins>
            <w:ins w:id="672" w:author="Poh Wesley (ATV SYS SAE CS AI)" w:date="2026-09-07T00:31:00Z" w16du:dateUtc="2026-09-06T16:31:00Z">
              <w:r w:rsidR="003D2D6E">
                <w:rPr>
                  <w:rFonts w:ascii="Arial" w:hAnsi="Arial" w:cs="Arial"/>
                  <w:highlight w:val="yellow"/>
                </w:rPr>
                <w:t>100</w:t>
              </w:r>
            </w:ins>
            <w:ins w:id="673" w:author="Samantha" w:date="2026-08-27T17:19:00Z" w16du:dateUtc="2026-08-27T09:19:00Z">
              <w:del w:id="674" w:author="Poh Wesley (ATV SYS SAE CS AI)" w:date="2026-09-06T23:52:00Z" w16du:dateUtc="2026-09-06T15:52:00Z">
                <w:r w:rsidR="008E62A2" w:rsidDel="00DB6C24">
                  <w:rPr>
                    <w:rFonts w:ascii="Arial" w:hAnsi="Arial" w:cs="Arial"/>
                    <w:highlight w:val="yellow"/>
                  </w:rPr>
                  <w:delText>10000</w:delText>
                </w:r>
              </w:del>
            </w:ins>
          </w:p>
        </w:tc>
      </w:tr>
      <w:tr w:rsidR="003B0485" w:rsidRPr="00131660" w14:paraId="7918DFA9" w14:textId="77777777" w:rsidTr="003B0485">
        <w:tc>
          <w:tcPr>
            <w:tcW w:w="1080" w:type="dxa"/>
          </w:tcPr>
          <w:p w14:paraId="3062309D" w14:textId="77777777" w:rsidR="003B0485" w:rsidRPr="00131660" w:rsidRDefault="003B0485" w:rsidP="008F4021">
            <w:pPr>
              <w:spacing w:line="276" w:lineRule="auto"/>
              <w:jc w:val="center"/>
              <w:rPr>
                <w:rFonts w:ascii="Arial" w:hAnsi="Arial" w:cs="Arial"/>
              </w:rPr>
            </w:pPr>
          </w:p>
        </w:tc>
        <w:tc>
          <w:tcPr>
            <w:tcW w:w="6300" w:type="dxa"/>
          </w:tcPr>
          <w:p w14:paraId="41EFC569" w14:textId="77777777" w:rsidR="003B0485" w:rsidRPr="00C97715" w:rsidRDefault="003B0485" w:rsidP="00131660">
            <w:pPr>
              <w:spacing w:line="276" w:lineRule="auto"/>
              <w:jc w:val="right"/>
              <w:rPr>
                <w:rFonts w:ascii="Arial" w:hAnsi="Arial" w:cs="Arial"/>
              </w:rPr>
            </w:pPr>
            <w:r w:rsidRPr="00C97715">
              <w:rPr>
                <w:rFonts w:ascii="Arial" w:hAnsi="Arial" w:cs="Arial"/>
              </w:rPr>
              <w:t>Total:</w:t>
            </w:r>
          </w:p>
        </w:tc>
        <w:tc>
          <w:tcPr>
            <w:tcW w:w="1941" w:type="dxa"/>
          </w:tcPr>
          <w:p w14:paraId="26753256" w14:textId="40CBEDFB" w:rsidR="003B0485" w:rsidRPr="001A7FD0" w:rsidRDefault="00DB6C24" w:rsidP="00C97715">
            <w:pPr>
              <w:spacing w:line="276" w:lineRule="auto"/>
              <w:jc w:val="center"/>
              <w:rPr>
                <w:rFonts w:ascii="Arial" w:hAnsi="Arial" w:cs="Arial"/>
              </w:rPr>
            </w:pPr>
            <w:ins w:id="675" w:author="Poh Wesley (ATV SYS SAE CS AI)" w:date="2026-09-06T23:53:00Z" w16du:dateUtc="2026-09-06T15:53:00Z">
              <w:r>
                <w:rPr>
                  <w:rFonts w:ascii="Arial" w:hAnsi="Arial" w:cs="Arial"/>
                </w:rPr>
                <w:t>8</w:t>
              </w:r>
            </w:ins>
            <w:ins w:id="676" w:author="Poh Wesley (ATV SYS SAE CS AI)" w:date="2026-09-07T01:23:00Z" w16du:dateUtc="2026-09-06T17:23:00Z">
              <w:r w:rsidR="006257FE">
                <w:rPr>
                  <w:rFonts w:ascii="Arial" w:hAnsi="Arial" w:cs="Arial"/>
                </w:rPr>
                <w:t>,</w:t>
              </w:r>
            </w:ins>
            <w:ins w:id="677" w:author="Poh Wesley (ATV SYS SAE CS AI)" w:date="2026-09-07T00:31:00Z" w16du:dateUtc="2026-09-06T16:31:00Z">
              <w:r w:rsidR="003D2D6E">
                <w:rPr>
                  <w:rFonts w:ascii="Arial" w:hAnsi="Arial" w:cs="Arial"/>
                </w:rPr>
                <w:t>200</w:t>
              </w:r>
            </w:ins>
            <w:ins w:id="678" w:author="Samantha" w:date="2026-08-27T17:19:00Z" w16du:dateUtc="2026-08-27T09:19:00Z">
              <w:del w:id="679" w:author="Poh Wesley (ATV SYS SAE CS AI)" w:date="2026-09-06T23:53:00Z" w16du:dateUtc="2026-09-06T15:53:00Z">
                <w:r w:rsidR="008E62A2" w:rsidDel="00DB6C24">
                  <w:rPr>
                    <w:rFonts w:ascii="Arial" w:hAnsi="Arial" w:cs="Arial"/>
                  </w:rPr>
                  <w:delText>13,100</w:delText>
                </w:r>
              </w:del>
            </w:ins>
          </w:p>
        </w:tc>
      </w:tr>
      <w:tr w:rsidR="003B0485" w:rsidRPr="00131660" w14:paraId="45D58A5A" w14:textId="77777777" w:rsidTr="003B0485">
        <w:tc>
          <w:tcPr>
            <w:tcW w:w="1080" w:type="dxa"/>
          </w:tcPr>
          <w:p w14:paraId="4A494F1B" w14:textId="77777777" w:rsidR="003B0485" w:rsidRPr="00131660" w:rsidRDefault="003B0485" w:rsidP="008F4021">
            <w:pPr>
              <w:spacing w:line="276" w:lineRule="auto"/>
              <w:jc w:val="center"/>
              <w:rPr>
                <w:rFonts w:ascii="Arial" w:hAnsi="Arial" w:cs="Arial"/>
              </w:rPr>
            </w:pPr>
          </w:p>
        </w:tc>
        <w:tc>
          <w:tcPr>
            <w:tcW w:w="6300" w:type="dxa"/>
          </w:tcPr>
          <w:p w14:paraId="796C8A42" w14:textId="77777777" w:rsidR="003B0485" w:rsidRPr="00C97715" w:rsidRDefault="003B0485" w:rsidP="00131660">
            <w:pPr>
              <w:spacing w:line="276" w:lineRule="auto"/>
              <w:rPr>
                <w:rFonts w:ascii="Arial" w:hAnsi="Arial" w:cs="Arial"/>
              </w:rPr>
            </w:pPr>
          </w:p>
        </w:tc>
        <w:tc>
          <w:tcPr>
            <w:tcW w:w="1941" w:type="dxa"/>
          </w:tcPr>
          <w:p w14:paraId="540102CE" w14:textId="77777777" w:rsidR="003B0485" w:rsidRPr="001A7FD0" w:rsidRDefault="003B0485" w:rsidP="00C97715">
            <w:pPr>
              <w:spacing w:line="276" w:lineRule="auto"/>
              <w:jc w:val="center"/>
              <w:rPr>
                <w:rFonts w:ascii="Arial" w:hAnsi="Arial" w:cs="Arial"/>
              </w:rPr>
            </w:pPr>
          </w:p>
        </w:tc>
      </w:tr>
      <w:tr w:rsidR="003B0485" w:rsidRPr="00131660" w14:paraId="1764618B" w14:textId="77777777" w:rsidTr="00131660">
        <w:trPr>
          <w:trHeight w:val="325"/>
        </w:trPr>
        <w:tc>
          <w:tcPr>
            <w:tcW w:w="1080" w:type="dxa"/>
          </w:tcPr>
          <w:p w14:paraId="2C297FA7" w14:textId="77777777" w:rsidR="003B0485" w:rsidRPr="00131660" w:rsidRDefault="003B0485" w:rsidP="008F4021">
            <w:pPr>
              <w:spacing w:line="276" w:lineRule="auto"/>
              <w:jc w:val="center"/>
              <w:rPr>
                <w:rFonts w:ascii="Arial" w:hAnsi="Arial" w:cs="Arial"/>
              </w:rPr>
            </w:pPr>
            <w:r w:rsidRPr="00131660">
              <w:rPr>
                <w:rFonts w:ascii="Arial" w:hAnsi="Arial" w:cs="Arial"/>
                <w:b/>
              </w:rPr>
              <w:t>(d)</w:t>
            </w:r>
          </w:p>
        </w:tc>
        <w:tc>
          <w:tcPr>
            <w:tcW w:w="6300" w:type="dxa"/>
          </w:tcPr>
          <w:p w14:paraId="4F130528" w14:textId="481E1CCC" w:rsidR="003B0485" w:rsidRPr="00C97715" w:rsidRDefault="003B0485" w:rsidP="00131660">
            <w:pPr>
              <w:spacing w:line="276" w:lineRule="auto"/>
              <w:rPr>
                <w:rFonts w:ascii="Arial" w:hAnsi="Arial" w:cs="Arial"/>
              </w:rPr>
            </w:pPr>
            <w:r w:rsidRPr="00C97715">
              <w:rPr>
                <w:rFonts w:ascii="Arial" w:hAnsi="Arial" w:cs="Arial"/>
                <w:b/>
                <w:u w:val="single"/>
              </w:rPr>
              <w:t xml:space="preserve">Cash Funding by </w:t>
            </w:r>
            <w:r w:rsidR="004C588A">
              <w:rPr>
                <w:rFonts w:ascii="Arial" w:hAnsi="Arial" w:cs="Arial"/>
                <w:b/>
                <w:u w:val="single"/>
              </w:rPr>
              <w:t>Company</w:t>
            </w:r>
            <w:r w:rsidRPr="00C97715">
              <w:rPr>
                <w:rFonts w:ascii="Arial" w:hAnsi="Arial" w:cs="Arial"/>
                <w:b/>
                <w:u w:val="single"/>
              </w:rPr>
              <w:t xml:space="preserve">  </w:t>
            </w:r>
          </w:p>
        </w:tc>
        <w:tc>
          <w:tcPr>
            <w:tcW w:w="1941" w:type="dxa"/>
          </w:tcPr>
          <w:p w14:paraId="27B9A10E" w14:textId="77777777" w:rsidR="003B0485" w:rsidRPr="001A7FD0" w:rsidRDefault="003B0485" w:rsidP="00C97715">
            <w:pPr>
              <w:spacing w:line="276" w:lineRule="auto"/>
              <w:jc w:val="center"/>
              <w:rPr>
                <w:rFonts w:ascii="Arial" w:hAnsi="Arial" w:cs="Arial"/>
              </w:rPr>
            </w:pPr>
          </w:p>
        </w:tc>
      </w:tr>
      <w:tr w:rsidR="003B0485" w:rsidRPr="00131660" w14:paraId="7257F2F8" w14:textId="77777777" w:rsidTr="003B0485">
        <w:tc>
          <w:tcPr>
            <w:tcW w:w="1080" w:type="dxa"/>
          </w:tcPr>
          <w:p w14:paraId="3CA53D98" w14:textId="77777777" w:rsidR="003B0485" w:rsidRPr="008F4021" w:rsidRDefault="003B0485" w:rsidP="008F4021">
            <w:pPr>
              <w:spacing w:line="276" w:lineRule="auto"/>
              <w:jc w:val="center"/>
              <w:rPr>
                <w:rFonts w:ascii="Arial" w:hAnsi="Arial" w:cs="Arial"/>
              </w:rPr>
            </w:pPr>
          </w:p>
        </w:tc>
        <w:tc>
          <w:tcPr>
            <w:tcW w:w="6300" w:type="dxa"/>
          </w:tcPr>
          <w:tbl>
            <w:tblPr>
              <w:tblW w:w="9287" w:type="dxa"/>
              <w:tblLayout w:type="fixed"/>
              <w:tblCellMar>
                <w:left w:w="107" w:type="dxa"/>
                <w:right w:w="107" w:type="dxa"/>
              </w:tblCellMar>
              <w:tblLook w:val="0000" w:firstRow="0" w:lastRow="0" w:firstColumn="0" w:lastColumn="0" w:noHBand="0" w:noVBand="0"/>
            </w:tblPr>
            <w:tblGrid>
              <w:gridCol w:w="7472"/>
              <w:gridCol w:w="1815"/>
            </w:tblGrid>
            <w:tr w:rsidR="003B0485" w:rsidRPr="00C97715" w14:paraId="48142F67" w14:textId="77777777" w:rsidTr="008811E3">
              <w:tc>
                <w:tcPr>
                  <w:tcW w:w="7472" w:type="dxa"/>
                </w:tcPr>
                <w:p w14:paraId="43F29289" w14:textId="77777777" w:rsidR="003B0485" w:rsidRPr="00C97715" w:rsidRDefault="003B0485" w:rsidP="00131660">
                  <w:pPr>
                    <w:spacing w:line="276" w:lineRule="auto"/>
                    <w:rPr>
                      <w:rFonts w:ascii="Arial" w:hAnsi="Arial" w:cs="Arial"/>
                      <w:u w:val="single"/>
                    </w:rPr>
                  </w:pPr>
                  <w:r w:rsidRPr="00C97715">
                    <w:rPr>
                      <w:rFonts w:ascii="Arial" w:hAnsi="Arial" w:cs="Arial"/>
                      <w:u w:val="single"/>
                    </w:rPr>
                    <w:t>Consumables</w:t>
                  </w:r>
                </w:p>
              </w:tc>
              <w:tc>
                <w:tcPr>
                  <w:tcW w:w="1815" w:type="dxa"/>
                </w:tcPr>
                <w:p w14:paraId="4BEC6CBB" w14:textId="77777777" w:rsidR="003B0485" w:rsidRPr="00C97715" w:rsidRDefault="003B0485" w:rsidP="00131660">
                  <w:pPr>
                    <w:spacing w:line="276" w:lineRule="auto"/>
                    <w:jc w:val="right"/>
                    <w:rPr>
                      <w:rFonts w:ascii="Arial" w:hAnsi="Arial" w:cs="Arial"/>
                    </w:rPr>
                  </w:pPr>
                </w:p>
              </w:tc>
            </w:tr>
            <w:tr w:rsidR="003B0485" w:rsidRPr="00C97715" w14:paraId="00908B99" w14:textId="77777777" w:rsidTr="008811E3">
              <w:tc>
                <w:tcPr>
                  <w:tcW w:w="7472" w:type="dxa"/>
                </w:tcPr>
                <w:p w14:paraId="496B6AB8" w14:textId="77777777" w:rsidR="003B0485" w:rsidRPr="00C97715" w:rsidRDefault="003B0485" w:rsidP="00131660">
                  <w:pPr>
                    <w:spacing w:line="276" w:lineRule="auto"/>
                    <w:ind w:left="318"/>
                    <w:rPr>
                      <w:rFonts w:ascii="Arial" w:hAnsi="Arial" w:cs="Arial"/>
                    </w:rPr>
                  </w:pPr>
                  <w:r w:rsidRPr="00C97715">
                    <w:rPr>
                      <w:rFonts w:ascii="Arial" w:hAnsi="Arial" w:cs="Arial"/>
                    </w:rPr>
                    <w:t>Chemicals, etc.</w:t>
                  </w:r>
                </w:p>
              </w:tc>
              <w:tc>
                <w:tcPr>
                  <w:tcW w:w="1815" w:type="dxa"/>
                </w:tcPr>
                <w:p w14:paraId="38E9E8B0" w14:textId="77777777" w:rsidR="003B0485" w:rsidRPr="00C97715" w:rsidRDefault="003B0485" w:rsidP="00131660">
                  <w:pPr>
                    <w:spacing w:line="276" w:lineRule="auto"/>
                    <w:jc w:val="right"/>
                    <w:rPr>
                      <w:rFonts w:ascii="Arial" w:hAnsi="Arial" w:cs="Arial"/>
                    </w:rPr>
                  </w:pPr>
                </w:p>
              </w:tc>
            </w:tr>
            <w:tr w:rsidR="003B0485" w:rsidRPr="00C97715" w14:paraId="47DB5D5C" w14:textId="77777777" w:rsidTr="008811E3">
              <w:tc>
                <w:tcPr>
                  <w:tcW w:w="7472" w:type="dxa"/>
                </w:tcPr>
                <w:p w14:paraId="7DE54F7E" w14:textId="77777777" w:rsidR="003B0485" w:rsidRPr="00C97715" w:rsidRDefault="003B0485" w:rsidP="00131660">
                  <w:pPr>
                    <w:spacing w:line="276" w:lineRule="auto"/>
                    <w:jc w:val="right"/>
                    <w:rPr>
                      <w:rFonts w:ascii="Arial" w:hAnsi="Arial" w:cs="Arial"/>
                    </w:rPr>
                  </w:pPr>
                  <w:r w:rsidRPr="00C97715">
                    <w:rPr>
                      <w:rFonts w:ascii="Arial" w:hAnsi="Arial" w:cs="Arial"/>
                    </w:rPr>
                    <w:t>Total:</w:t>
                  </w:r>
                </w:p>
              </w:tc>
              <w:tc>
                <w:tcPr>
                  <w:tcW w:w="1815" w:type="dxa"/>
                  <w:tcBorders>
                    <w:top w:val="single" w:sz="4" w:space="0" w:color="auto"/>
                    <w:bottom w:val="single" w:sz="4" w:space="0" w:color="auto"/>
                  </w:tcBorders>
                </w:tcPr>
                <w:p w14:paraId="61279DBE" w14:textId="77777777" w:rsidR="003B0485" w:rsidRPr="00C97715" w:rsidRDefault="003B0485" w:rsidP="00131660">
                  <w:pPr>
                    <w:spacing w:line="276" w:lineRule="auto"/>
                    <w:jc w:val="right"/>
                    <w:rPr>
                      <w:rFonts w:ascii="Arial" w:hAnsi="Arial" w:cs="Arial"/>
                    </w:rPr>
                  </w:pPr>
                </w:p>
              </w:tc>
            </w:tr>
          </w:tbl>
          <w:p w14:paraId="45997C5F" w14:textId="77777777" w:rsidR="003B0485" w:rsidRPr="00C97715" w:rsidRDefault="003B0485" w:rsidP="00131660">
            <w:pPr>
              <w:spacing w:line="276" w:lineRule="auto"/>
              <w:rPr>
                <w:rFonts w:ascii="Arial" w:hAnsi="Arial" w:cs="Arial"/>
                <w:b/>
                <w:u w:val="single"/>
              </w:rPr>
            </w:pPr>
          </w:p>
        </w:tc>
        <w:tc>
          <w:tcPr>
            <w:tcW w:w="1941" w:type="dxa"/>
          </w:tcPr>
          <w:p w14:paraId="2C451C35" w14:textId="1C2DE66E" w:rsidR="00C97715" w:rsidRPr="001A7FD0" w:rsidRDefault="00C97715" w:rsidP="00F93DA6">
            <w:pPr>
              <w:spacing w:line="276" w:lineRule="auto"/>
              <w:jc w:val="center"/>
              <w:rPr>
                <w:rFonts w:ascii="Arial" w:hAnsi="Arial" w:cs="Arial"/>
              </w:rPr>
            </w:pPr>
          </w:p>
        </w:tc>
      </w:tr>
      <w:tr w:rsidR="003B0485" w:rsidRPr="00131660" w14:paraId="0F47D5E4" w14:textId="77777777" w:rsidTr="003B0485">
        <w:tc>
          <w:tcPr>
            <w:tcW w:w="1080" w:type="dxa"/>
          </w:tcPr>
          <w:p w14:paraId="33110C81" w14:textId="77777777" w:rsidR="003B0485" w:rsidRPr="008F4021" w:rsidRDefault="003B0485" w:rsidP="008F4021">
            <w:pPr>
              <w:spacing w:line="276" w:lineRule="auto"/>
              <w:jc w:val="center"/>
              <w:rPr>
                <w:rFonts w:ascii="Arial" w:hAnsi="Arial" w:cs="Arial"/>
              </w:rPr>
            </w:pPr>
          </w:p>
        </w:tc>
        <w:tc>
          <w:tcPr>
            <w:tcW w:w="6300" w:type="dxa"/>
          </w:tcPr>
          <w:p w14:paraId="301986CF" w14:textId="77777777" w:rsidR="003B0485" w:rsidRPr="00C97715" w:rsidRDefault="003B0485" w:rsidP="00131660">
            <w:pPr>
              <w:spacing w:line="276" w:lineRule="auto"/>
              <w:rPr>
                <w:rFonts w:ascii="Arial" w:hAnsi="Arial" w:cs="Arial"/>
                <w:u w:val="single"/>
              </w:rPr>
            </w:pPr>
          </w:p>
        </w:tc>
        <w:tc>
          <w:tcPr>
            <w:tcW w:w="1941" w:type="dxa"/>
          </w:tcPr>
          <w:p w14:paraId="5E5573C9" w14:textId="77777777" w:rsidR="003B0485" w:rsidRPr="001A7FD0" w:rsidRDefault="003B0485" w:rsidP="00C97715">
            <w:pPr>
              <w:spacing w:line="276" w:lineRule="auto"/>
              <w:jc w:val="center"/>
              <w:rPr>
                <w:rFonts w:ascii="Arial" w:hAnsi="Arial" w:cs="Arial"/>
              </w:rPr>
            </w:pPr>
          </w:p>
        </w:tc>
      </w:tr>
      <w:tr w:rsidR="008F4021" w:rsidRPr="00131660" w14:paraId="1E50CBCB" w14:textId="77777777" w:rsidTr="003B0485">
        <w:tc>
          <w:tcPr>
            <w:tcW w:w="1080" w:type="dxa"/>
          </w:tcPr>
          <w:p w14:paraId="51E54692" w14:textId="77777777" w:rsidR="008F4021" w:rsidRPr="008F4021" w:rsidRDefault="008F4021" w:rsidP="008F4021">
            <w:pPr>
              <w:spacing w:line="276" w:lineRule="auto"/>
              <w:jc w:val="center"/>
              <w:rPr>
                <w:rFonts w:ascii="Arial" w:hAnsi="Arial" w:cs="Arial"/>
              </w:rPr>
            </w:pPr>
          </w:p>
        </w:tc>
        <w:tc>
          <w:tcPr>
            <w:tcW w:w="6300" w:type="dxa"/>
          </w:tcPr>
          <w:p w14:paraId="63D13876" w14:textId="7711D2BB" w:rsidR="008F4021" w:rsidRPr="008F4021" w:rsidRDefault="008F4021" w:rsidP="008F4021">
            <w:pPr>
              <w:spacing w:line="276" w:lineRule="auto"/>
              <w:jc w:val="right"/>
              <w:rPr>
                <w:rFonts w:ascii="Arial" w:hAnsi="Arial" w:cs="Arial"/>
              </w:rPr>
            </w:pPr>
            <w:r>
              <w:rPr>
                <w:rFonts w:ascii="Arial" w:hAnsi="Arial" w:cs="Arial"/>
              </w:rPr>
              <w:t>Total:</w:t>
            </w:r>
          </w:p>
        </w:tc>
        <w:tc>
          <w:tcPr>
            <w:tcW w:w="1941" w:type="dxa"/>
          </w:tcPr>
          <w:p w14:paraId="6C6FF682" w14:textId="01A20EE5" w:rsidR="008F4021" w:rsidRPr="001A7FD0" w:rsidRDefault="008E62A2" w:rsidP="008F4021">
            <w:pPr>
              <w:spacing w:line="276" w:lineRule="auto"/>
              <w:jc w:val="center"/>
              <w:rPr>
                <w:rFonts w:ascii="Arial" w:hAnsi="Arial" w:cs="Arial"/>
              </w:rPr>
            </w:pPr>
            <w:ins w:id="680" w:author="Samantha" w:date="2026-08-27T17:19:00Z" w16du:dateUtc="2026-08-27T09:19:00Z">
              <w:r>
                <w:rPr>
                  <w:rFonts w:ascii="Arial" w:hAnsi="Arial" w:cs="Arial"/>
                </w:rPr>
                <w:t>0</w:t>
              </w:r>
            </w:ins>
          </w:p>
        </w:tc>
      </w:tr>
      <w:tr w:rsidR="008F4021" w:rsidRPr="00131660" w14:paraId="6984468C" w14:textId="77777777" w:rsidTr="003B0485">
        <w:tc>
          <w:tcPr>
            <w:tcW w:w="1080" w:type="dxa"/>
          </w:tcPr>
          <w:p w14:paraId="1CA6FA3F" w14:textId="77777777" w:rsidR="008F4021" w:rsidRPr="008F4021" w:rsidRDefault="008F4021" w:rsidP="008F4021">
            <w:pPr>
              <w:spacing w:line="276" w:lineRule="auto"/>
              <w:jc w:val="center"/>
              <w:rPr>
                <w:rFonts w:ascii="Arial" w:hAnsi="Arial" w:cs="Arial"/>
              </w:rPr>
            </w:pPr>
          </w:p>
        </w:tc>
        <w:tc>
          <w:tcPr>
            <w:tcW w:w="6300" w:type="dxa"/>
          </w:tcPr>
          <w:p w14:paraId="4CDB1203" w14:textId="28EFC50C" w:rsidR="008F4021" w:rsidRPr="00C97715" w:rsidRDefault="008F4021" w:rsidP="008F4021">
            <w:pPr>
              <w:spacing w:line="276" w:lineRule="auto"/>
              <w:rPr>
                <w:rFonts w:ascii="Arial" w:hAnsi="Arial" w:cs="Arial"/>
                <w:b/>
              </w:rPr>
            </w:pPr>
            <w:r w:rsidRPr="00C97715">
              <w:rPr>
                <w:rFonts w:ascii="Arial" w:hAnsi="Arial" w:cs="Arial"/>
                <w:b/>
              </w:rPr>
              <w:t xml:space="preserve">Total Contribution by </w:t>
            </w:r>
            <w:r w:rsidR="004C588A">
              <w:rPr>
                <w:rFonts w:ascii="Arial" w:hAnsi="Arial" w:cs="Arial"/>
                <w:b/>
              </w:rPr>
              <w:t>Company</w:t>
            </w:r>
            <w:r w:rsidRPr="00C97715">
              <w:rPr>
                <w:rFonts w:ascii="Arial" w:hAnsi="Arial" w:cs="Arial"/>
                <w:b/>
              </w:rPr>
              <w:t xml:space="preserve"> </w:t>
            </w:r>
            <w:r>
              <w:rPr>
                <w:rFonts w:ascii="Arial" w:hAnsi="Arial" w:cs="Arial"/>
                <w:b/>
              </w:rPr>
              <w:t>(c) + (d)</w:t>
            </w:r>
          </w:p>
        </w:tc>
        <w:tc>
          <w:tcPr>
            <w:tcW w:w="1941" w:type="dxa"/>
          </w:tcPr>
          <w:p w14:paraId="0B4ECFBD" w14:textId="6633DEE1" w:rsidR="008F4021" w:rsidRPr="001A7FD0" w:rsidRDefault="00DB6C24" w:rsidP="008F4021">
            <w:pPr>
              <w:spacing w:line="276" w:lineRule="auto"/>
              <w:jc w:val="center"/>
              <w:rPr>
                <w:rFonts w:ascii="Arial" w:hAnsi="Arial" w:cs="Arial"/>
                <w:b/>
                <w:bCs/>
              </w:rPr>
            </w:pPr>
            <w:ins w:id="681" w:author="Poh Wesley (ATV SYS SAE CS AI)" w:date="2026-09-06T23:55:00Z" w16du:dateUtc="2026-09-06T15:55:00Z">
              <w:r>
                <w:rPr>
                  <w:rFonts w:ascii="Arial" w:hAnsi="Arial" w:cs="Arial"/>
                  <w:b/>
                  <w:bCs/>
                </w:rPr>
                <w:t>8</w:t>
              </w:r>
            </w:ins>
            <w:ins w:id="682" w:author="Poh Wesley (ATV SYS SAE CS AI)" w:date="2026-09-07T01:24:00Z" w16du:dateUtc="2026-09-06T17:24:00Z">
              <w:r w:rsidR="00CC6B8A">
                <w:rPr>
                  <w:rFonts w:ascii="Arial" w:hAnsi="Arial" w:cs="Arial"/>
                  <w:b/>
                  <w:bCs/>
                </w:rPr>
                <w:t>,</w:t>
              </w:r>
            </w:ins>
            <w:ins w:id="683" w:author="Poh Wesley (ATV SYS SAE CS AI)" w:date="2026-09-07T00:31:00Z" w16du:dateUtc="2026-09-06T16:31:00Z">
              <w:r w:rsidR="003D2D6E">
                <w:rPr>
                  <w:rFonts w:ascii="Arial" w:hAnsi="Arial" w:cs="Arial"/>
                  <w:b/>
                  <w:bCs/>
                </w:rPr>
                <w:t>200</w:t>
              </w:r>
            </w:ins>
            <w:ins w:id="684" w:author="Samantha" w:date="2026-08-27T17:19:00Z" w16du:dateUtc="2026-08-27T09:19:00Z">
              <w:del w:id="685" w:author="Poh Wesley (ATV SYS SAE CS AI)" w:date="2026-09-06T23:55:00Z" w16du:dateUtc="2026-09-06T15:55:00Z">
                <w:r w:rsidR="008E62A2" w:rsidDel="00DB6C24">
                  <w:rPr>
                    <w:rFonts w:ascii="Arial" w:hAnsi="Arial" w:cs="Arial"/>
                    <w:b/>
                    <w:bCs/>
                  </w:rPr>
                  <w:delText>13,100</w:delText>
                </w:r>
              </w:del>
            </w:ins>
          </w:p>
        </w:tc>
      </w:tr>
    </w:tbl>
    <w:p w14:paraId="12934E3E" w14:textId="77777777" w:rsidR="00B412CB" w:rsidRDefault="00B412CB">
      <w:pPr>
        <w:rPr>
          <w:rFonts w:ascii="Arial" w:hAnsi="Arial" w:cs="Arial"/>
        </w:rPr>
      </w:pPr>
    </w:p>
    <w:p w14:paraId="382D4AC9" w14:textId="77777777" w:rsidR="003B0485" w:rsidRDefault="003B0485" w:rsidP="003B0485">
      <w:pPr>
        <w:rPr>
          <w:rFonts w:ascii="Arial" w:hAnsi="Arial" w:cs="Arial"/>
        </w:rPr>
      </w:pPr>
    </w:p>
    <w:p w14:paraId="3C9AC594" w14:textId="1F5DC65C" w:rsidR="003B0485" w:rsidRDefault="004C5B03" w:rsidP="003B0485">
      <w:pPr>
        <w:rPr>
          <w:rFonts w:ascii="Arial" w:hAnsi="Arial" w:cs="Arial"/>
        </w:rPr>
      </w:pPr>
      <w:ins w:id="686" w:author="Samantha" w:date="2026-09-01T19:49:00Z" w16du:dateUtc="2026-09-01T11:49:00Z">
        <w:r w:rsidRPr="004C5B03">
          <w:rPr>
            <w:rFonts w:ascii="Arial" w:hAnsi="Arial" w:cs="Arial"/>
          </w:rPr>
          <w:t>For the avoidance of doubt, any EIS demo</w:t>
        </w:r>
      </w:ins>
      <w:ins w:id="687" w:author="Poh Wesley (ATV SYS SAE CS AI)" w:date="2026-09-07T00:18:00Z" w16du:dateUtc="2026-09-06T16:18:00Z">
        <w:r w:rsidR="00E86587">
          <w:rPr>
            <w:rFonts w:ascii="Arial" w:hAnsi="Arial" w:cs="Arial"/>
          </w:rPr>
          <w:t xml:space="preserve"> kit</w:t>
        </w:r>
      </w:ins>
      <w:ins w:id="688" w:author="Samantha" w:date="2026-09-01T19:49:00Z" w16du:dateUtc="2026-09-01T11:49:00Z">
        <w:r w:rsidRPr="004C5B03">
          <w:rPr>
            <w:rFonts w:ascii="Arial" w:hAnsi="Arial" w:cs="Arial"/>
          </w:rPr>
          <w:t xml:space="preserve">, development kit, evaluation board, hardware, software, firmware, </w:t>
        </w:r>
      </w:ins>
      <w:ins w:id="689" w:author="Poh Wesley (ATV SYS SAE CS AI)" w:date="2026-09-07T00:54:00Z" w16du:dateUtc="2026-09-06T16:54:00Z">
        <w:r w:rsidR="00852D6D">
          <w:rPr>
            <w:rFonts w:ascii="Arial" w:hAnsi="Arial" w:cs="Arial"/>
          </w:rPr>
          <w:t xml:space="preserve">algorithm, </w:t>
        </w:r>
      </w:ins>
      <w:ins w:id="690" w:author="Samantha" w:date="2026-09-01T19:49:00Z" w16du:dateUtc="2026-09-01T11:49:00Z">
        <w:r w:rsidRPr="004C5B03">
          <w:rPr>
            <w:rFonts w:ascii="Arial" w:hAnsi="Arial" w:cs="Arial"/>
          </w:rPr>
          <w:t>documentation or related material made available by Company shall remain Company Background IP</w:t>
        </w:r>
        <w:r>
          <w:rPr>
            <w:rFonts w:ascii="Arial" w:hAnsi="Arial" w:cs="Arial"/>
          </w:rPr>
          <w:t>.</w:t>
        </w:r>
      </w:ins>
    </w:p>
    <w:p w14:paraId="0EE1C4A6" w14:textId="77777777" w:rsidR="008013FF" w:rsidRDefault="008013FF" w:rsidP="00B412CB">
      <w:pPr>
        <w:jc w:val="center"/>
        <w:rPr>
          <w:rFonts w:ascii="Arial" w:hAnsi="Arial" w:cs="Arial"/>
          <w:b/>
          <w:u w:val="single"/>
        </w:rPr>
      </w:pPr>
    </w:p>
    <w:p w14:paraId="0641CE3A" w14:textId="77777777" w:rsidR="003B0485" w:rsidRDefault="003B0485" w:rsidP="00B412CB">
      <w:pPr>
        <w:jc w:val="center"/>
        <w:rPr>
          <w:rFonts w:ascii="Arial" w:hAnsi="Arial" w:cs="Arial"/>
          <w:b/>
          <w:u w:val="single"/>
        </w:rPr>
      </w:pPr>
    </w:p>
    <w:p w14:paraId="25914A35" w14:textId="18520C40" w:rsidR="002F533D" w:rsidRDefault="002F533D">
      <w:pPr>
        <w:widowControl/>
        <w:overflowPunct/>
        <w:autoSpaceDE/>
        <w:autoSpaceDN/>
        <w:adjustRightInd/>
        <w:rPr>
          <w:rFonts w:ascii="Arial" w:hAnsi="Arial" w:cs="Arial"/>
          <w:b/>
          <w:u w:val="single"/>
        </w:rPr>
      </w:pPr>
      <w:r>
        <w:rPr>
          <w:rFonts w:ascii="Arial" w:hAnsi="Arial" w:cs="Arial"/>
          <w:b/>
          <w:u w:val="single"/>
        </w:rPr>
        <w:br w:type="page"/>
      </w:r>
    </w:p>
    <w:p w14:paraId="1EACBA6F" w14:textId="77777777" w:rsidR="003B0485" w:rsidRDefault="003B0485" w:rsidP="00B412CB">
      <w:pPr>
        <w:jc w:val="center"/>
        <w:rPr>
          <w:rFonts w:ascii="Arial" w:hAnsi="Arial" w:cs="Arial"/>
          <w:b/>
          <w:u w:val="single"/>
        </w:rPr>
      </w:pPr>
    </w:p>
    <w:p w14:paraId="7F0553F1" w14:textId="2E617410" w:rsidR="00B412CB" w:rsidRPr="00DE6FA3" w:rsidRDefault="00B412CB" w:rsidP="00E27BC6">
      <w:pPr>
        <w:pStyle w:val="Heading2"/>
      </w:pPr>
      <w:r>
        <w:t>SCHEDULE 3</w:t>
      </w:r>
    </w:p>
    <w:p w14:paraId="0A723AB7" w14:textId="77777777" w:rsidR="00E128FB" w:rsidRDefault="00E128FB" w:rsidP="00B412CB">
      <w:pPr>
        <w:jc w:val="center"/>
        <w:rPr>
          <w:rFonts w:ascii="Arial" w:hAnsi="Arial" w:cs="Arial"/>
          <w:b/>
          <w:u w:val="single"/>
        </w:rPr>
      </w:pPr>
    </w:p>
    <w:p w14:paraId="5B434330" w14:textId="77777777" w:rsidR="00B412CB" w:rsidRDefault="00B412CB" w:rsidP="00B412CB">
      <w:pPr>
        <w:jc w:val="center"/>
        <w:rPr>
          <w:rFonts w:ascii="Arial" w:hAnsi="Arial" w:cs="Arial"/>
          <w:b/>
          <w:u w:val="single"/>
        </w:rPr>
      </w:pPr>
      <w:r>
        <w:rPr>
          <w:rFonts w:ascii="Arial" w:hAnsi="Arial" w:cs="Arial"/>
          <w:b/>
          <w:u w:val="single"/>
        </w:rPr>
        <w:t>BACKGROUND IPR</w:t>
      </w:r>
    </w:p>
    <w:p w14:paraId="3E7577EE" w14:textId="77777777" w:rsidR="00AC51CE" w:rsidRDefault="00AC51CE">
      <w:pPr>
        <w:rPr>
          <w:rFonts w:ascii="Arial" w:hAnsi="Arial" w:cs="Arial"/>
        </w:rPr>
      </w:pPr>
    </w:p>
    <w:p w14:paraId="3D03AC06" w14:textId="77777777" w:rsidR="00E128FB" w:rsidRPr="00C6304F" w:rsidRDefault="00E128FB" w:rsidP="00E128FB">
      <w:pPr>
        <w:rPr>
          <w:rFonts w:ascii="Arial" w:hAnsi="Arial" w:cs="Arial"/>
          <w:i/>
        </w:rPr>
      </w:pPr>
      <w:r w:rsidRPr="00C6304F">
        <w:rPr>
          <w:rFonts w:ascii="Arial" w:hAnsi="Arial" w:cs="Arial"/>
          <w:i/>
        </w:rPr>
        <w:t>(Provide a brief description of the IP)</w:t>
      </w:r>
    </w:p>
    <w:p w14:paraId="50EB2996" w14:textId="77777777" w:rsidR="003B0485" w:rsidRDefault="003B0485" w:rsidP="00E128FB">
      <w:pPr>
        <w:rPr>
          <w:rFonts w:ascii="Arial" w:hAnsi="Arial" w:cs="Arial"/>
          <w:b/>
        </w:rPr>
      </w:pPr>
    </w:p>
    <w:p w14:paraId="68A73D4D" w14:textId="6E108AE0" w:rsidR="003B0485" w:rsidRDefault="00D7224F" w:rsidP="003B0485">
      <w:pPr>
        <w:numPr>
          <w:ilvl w:val="0"/>
          <w:numId w:val="13"/>
        </w:numPr>
        <w:rPr>
          <w:rFonts w:ascii="Arial" w:hAnsi="Arial" w:cs="Arial"/>
          <w:b/>
        </w:rPr>
      </w:pPr>
      <w:r>
        <w:rPr>
          <w:rFonts w:ascii="Arial" w:hAnsi="Arial" w:cs="Arial"/>
          <w:b/>
        </w:rPr>
        <w:t>NGEE ANN POLYTECHNIC</w:t>
      </w:r>
      <w:r w:rsidR="003B0485">
        <w:rPr>
          <w:rFonts w:ascii="Arial" w:hAnsi="Arial" w:cs="Arial"/>
          <w:b/>
        </w:rPr>
        <w:t xml:space="preserve">: </w:t>
      </w:r>
    </w:p>
    <w:p w14:paraId="72E79CB2" w14:textId="3D157F3F" w:rsidR="003B0485" w:rsidRDefault="003B0485" w:rsidP="00BF5D49">
      <w:pPr>
        <w:ind w:left="720"/>
        <w:jc w:val="both"/>
        <w:rPr>
          <w:rFonts w:ascii="Arial" w:hAnsi="Arial" w:cs="Arial"/>
        </w:rPr>
      </w:pPr>
    </w:p>
    <w:p w14:paraId="5C517C2C" w14:textId="583FFA77" w:rsidR="004E6CB4" w:rsidRPr="00FD22B4" w:rsidRDefault="004E6CB4" w:rsidP="00BF5D49">
      <w:pPr>
        <w:ind w:left="720"/>
        <w:jc w:val="both"/>
        <w:rPr>
          <w:rFonts w:ascii="Arial" w:hAnsi="Arial" w:cs="Arial"/>
        </w:rPr>
      </w:pPr>
      <w:r>
        <w:rPr>
          <w:rFonts w:ascii="Arial" w:hAnsi="Arial" w:cs="Arial"/>
        </w:rPr>
        <w:t>NA</w:t>
      </w:r>
    </w:p>
    <w:p w14:paraId="3A733DD1" w14:textId="77777777" w:rsidR="003B0485" w:rsidRDefault="003B0485" w:rsidP="003B0485">
      <w:pPr>
        <w:rPr>
          <w:rFonts w:ascii="Arial" w:hAnsi="Arial" w:cs="Arial"/>
          <w:b/>
        </w:rPr>
      </w:pPr>
    </w:p>
    <w:p w14:paraId="72175D27" w14:textId="77777777" w:rsidR="003B0485" w:rsidRDefault="003B0485" w:rsidP="003B0485">
      <w:pPr>
        <w:rPr>
          <w:rFonts w:ascii="Arial" w:hAnsi="Arial" w:cs="Arial"/>
          <w:b/>
        </w:rPr>
      </w:pPr>
    </w:p>
    <w:p w14:paraId="055DA665" w14:textId="69A7E770" w:rsidR="002F533D" w:rsidRDefault="004C588A" w:rsidP="00B1727C">
      <w:pPr>
        <w:numPr>
          <w:ilvl w:val="0"/>
          <w:numId w:val="13"/>
        </w:numPr>
        <w:rPr>
          <w:rFonts w:ascii="Arial" w:hAnsi="Arial" w:cs="Arial"/>
          <w:b/>
        </w:rPr>
      </w:pPr>
      <w:r>
        <w:rPr>
          <w:rFonts w:ascii="Arial" w:hAnsi="Arial" w:cs="Arial"/>
          <w:b/>
        </w:rPr>
        <w:t>COMPANY</w:t>
      </w:r>
      <w:r w:rsidR="00327D1A">
        <w:rPr>
          <w:rFonts w:ascii="Arial" w:hAnsi="Arial" w:cs="Arial"/>
          <w:b/>
        </w:rPr>
        <w:t>:</w:t>
      </w:r>
    </w:p>
    <w:p w14:paraId="2EF339BD" w14:textId="77777777" w:rsidR="004E6CB4" w:rsidRDefault="004E6CB4" w:rsidP="004E6CB4">
      <w:pPr>
        <w:widowControl/>
        <w:overflowPunct/>
        <w:autoSpaceDE/>
        <w:autoSpaceDN/>
        <w:adjustRightInd/>
        <w:ind w:left="720"/>
        <w:rPr>
          <w:rFonts w:ascii="Arial" w:hAnsi="Arial" w:cs="Arial"/>
          <w:b/>
        </w:rPr>
      </w:pPr>
    </w:p>
    <w:p w14:paraId="2F4DF07D" w14:textId="5D0EAD97" w:rsidR="009E4660" w:rsidRPr="00F06677" w:rsidRDefault="009E4660" w:rsidP="009E4660">
      <w:pPr>
        <w:pStyle w:val="ListParagraph"/>
        <w:widowControl/>
        <w:numPr>
          <w:ilvl w:val="0"/>
          <w:numId w:val="35"/>
        </w:numPr>
        <w:overflowPunct/>
        <w:autoSpaceDE/>
        <w:autoSpaceDN/>
        <w:adjustRightInd/>
        <w:spacing w:line="300" w:lineRule="atLeast"/>
        <w:rPr>
          <w:ins w:id="691" w:author="Samantha" w:date="2026-08-27T17:17:00Z" w16du:dateUtc="2026-08-27T09:17:00Z"/>
          <w:rFonts w:ascii="Arial" w:hAnsi="Arial" w:cs="Arial"/>
        </w:rPr>
      </w:pPr>
      <w:ins w:id="692" w:author="Samantha" w:date="2026-08-27T17:17:00Z" w16du:dateUtc="2026-08-27T09:17:00Z">
        <w:r w:rsidRPr="00F06677">
          <w:rPr>
            <w:rFonts w:ascii="Arial" w:hAnsi="Arial" w:cs="Arial"/>
          </w:rPr>
          <w:t xml:space="preserve">Hardware, sample codes and documentation of </w:t>
        </w:r>
      </w:ins>
      <w:ins w:id="693" w:author="Samantha" w:date="2026-09-03T17:58:00Z" w16du:dateUtc="2026-09-03T09:58:00Z">
        <w:r w:rsidR="00F06677" w:rsidRPr="00F06677">
          <w:rPr>
            <w:rFonts w:ascii="Arial" w:hAnsi="Arial" w:cs="Arial"/>
          </w:rPr>
          <w:t>Electrochemical Impedance Spectroscopy (</w:t>
        </w:r>
      </w:ins>
      <w:ins w:id="694" w:author="Samantha" w:date="2026-08-27T17:17:00Z" w16du:dateUtc="2026-08-27T09:17:00Z">
        <w:r w:rsidRPr="00F06677">
          <w:rPr>
            <w:rFonts w:ascii="Arial" w:hAnsi="Arial" w:cs="Arial"/>
          </w:rPr>
          <w:t>EIS</w:t>
        </w:r>
      </w:ins>
      <w:ins w:id="695" w:author="Samantha" w:date="2026-09-03T17:58:00Z" w16du:dateUtc="2026-09-03T09:58:00Z">
        <w:r w:rsidR="00F06677" w:rsidRPr="00F06677">
          <w:rPr>
            <w:rFonts w:ascii="Arial" w:hAnsi="Arial" w:cs="Arial"/>
          </w:rPr>
          <w:t>)</w:t>
        </w:r>
      </w:ins>
      <w:ins w:id="696" w:author="Samantha" w:date="2026-08-27T17:17:00Z" w16du:dateUtc="2026-08-27T09:17:00Z">
        <w:r w:rsidRPr="00F06677">
          <w:rPr>
            <w:rFonts w:ascii="Arial" w:hAnsi="Arial" w:cs="Arial"/>
          </w:rPr>
          <w:t xml:space="preserve"> demo</w:t>
        </w:r>
      </w:ins>
      <w:ins w:id="697" w:author="Poh Wesley (ATV SYS SAE CS AI)" w:date="2026-09-07T00:18:00Z" w16du:dateUtc="2026-09-06T16:18:00Z">
        <w:r w:rsidR="00E86587">
          <w:rPr>
            <w:rFonts w:ascii="Arial" w:hAnsi="Arial" w:cs="Arial"/>
          </w:rPr>
          <w:t xml:space="preserve"> kit</w:t>
        </w:r>
      </w:ins>
      <w:ins w:id="698" w:author="Samantha" w:date="2026-08-27T17:17:00Z" w16du:dateUtc="2026-08-27T09:17:00Z">
        <w:r w:rsidRPr="00F06677">
          <w:rPr>
            <w:rFonts w:ascii="Arial" w:hAnsi="Arial" w:cs="Arial"/>
          </w:rPr>
          <w:t xml:space="preserve"> (consisting of 1x AURIX TFT kit</w:t>
        </w:r>
      </w:ins>
      <w:ins w:id="699" w:author="Poh Wesley (ATV SYS SAE CS AI)" w:date="2026-09-07T00:59:00Z" w16du:dateUtc="2026-09-06T16:59:00Z">
        <w:r w:rsidR="00852D6D">
          <w:rPr>
            <w:rFonts w:ascii="Arial" w:hAnsi="Arial" w:cs="Arial"/>
          </w:rPr>
          <w:t>,</w:t>
        </w:r>
      </w:ins>
      <w:ins w:id="700" w:author="Samantha" w:date="2026-08-27T17:17:00Z" w16du:dateUtc="2026-08-27T09:17:00Z">
        <w:del w:id="701" w:author="Poh Wesley (ATV SYS SAE CS AI)" w:date="2026-09-07T00:59:00Z" w16du:dateUtc="2026-09-06T16:59:00Z">
          <w:r w:rsidRPr="00F06677" w:rsidDel="00852D6D">
            <w:rPr>
              <w:rFonts w:ascii="Arial" w:hAnsi="Arial" w:cs="Arial"/>
            </w:rPr>
            <w:delText xml:space="preserve"> with</w:delText>
          </w:r>
        </w:del>
        <w:r w:rsidRPr="00F06677">
          <w:rPr>
            <w:rFonts w:ascii="Arial" w:hAnsi="Arial" w:cs="Arial"/>
          </w:rPr>
          <w:t xml:space="preserve"> </w:t>
        </w:r>
      </w:ins>
      <w:ins w:id="702" w:author="Poh Wesley (ATV SYS SAE CS AI)" w:date="2026-09-07T00:59:00Z" w16du:dateUtc="2026-09-06T16:59:00Z">
        <w:r w:rsidR="00852D6D">
          <w:rPr>
            <w:rFonts w:ascii="Arial" w:hAnsi="Arial" w:cs="Arial"/>
          </w:rPr>
          <w:t xml:space="preserve">1x </w:t>
        </w:r>
      </w:ins>
      <w:ins w:id="703" w:author="Samantha" w:date="2026-08-27T17:17:00Z" w16du:dateUtc="2026-08-27T09:17:00Z">
        <w:r w:rsidRPr="00F06677">
          <w:rPr>
            <w:rFonts w:ascii="Arial" w:hAnsi="Arial" w:cs="Arial"/>
          </w:rPr>
          <w:t>PSOC-4 SPM, 2x TLE9018 evaluation board)</w:t>
        </w:r>
      </w:ins>
    </w:p>
    <w:p w14:paraId="5C0FAED8" w14:textId="0DEF94FC" w:rsidR="009E4660" w:rsidRPr="00F06677" w:rsidRDefault="009E4660" w:rsidP="009E4660">
      <w:pPr>
        <w:pStyle w:val="ListParagraph"/>
        <w:widowControl/>
        <w:numPr>
          <w:ilvl w:val="0"/>
          <w:numId w:val="35"/>
        </w:numPr>
        <w:overflowPunct/>
        <w:autoSpaceDE/>
        <w:autoSpaceDN/>
        <w:adjustRightInd/>
        <w:spacing w:line="300" w:lineRule="atLeast"/>
        <w:rPr>
          <w:ins w:id="704" w:author="Samantha" w:date="2026-08-27T17:17:00Z" w16du:dateUtc="2026-08-27T09:17:00Z"/>
          <w:rFonts w:ascii="Arial" w:hAnsi="Arial" w:cs="Arial"/>
          <w:lang w:val="en-SG"/>
        </w:rPr>
      </w:pPr>
      <w:ins w:id="705" w:author="Samantha" w:date="2026-08-27T17:17:00Z" w16du:dateUtc="2026-08-27T09:17:00Z">
        <w:r w:rsidRPr="00F06677">
          <w:rPr>
            <w:rFonts w:ascii="Arial" w:hAnsi="Arial" w:cs="Arial"/>
            <w:lang w:val="en-SG"/>
          </w:rPr>
          <w:t>Infineon B</w:t>
        </w:r>
      </w:ins>
      <w:ins w:id="706" w:author="Samantha" w:date="2026-09-03T17:55:00Z" w16du:dateUtc="2026-09-03T09:55:00Z">
        <w:r w:rsidR="00F06677" w:rsidRPr="00F06677">
          <w:rPr>
            <w:rFonts w:ascii="Arial" w:hAnsi="Arial" w:cs="Arial"/>
            <w:lang w:val="en-SG"/>
          </w:rPr>
          <w:t xml:space="preserve">attery </w:t>
        </w:r>
      </w:ins>
      <w:ins w:id="707" w:author="Samantha" w:date="2026-08-27T17:17:00Z" w16du:dateUtc="2026-08-27T09:17:00Z">
        <w:r w:rsidRPr="00F06677">
          <w:rPr>
            <w:rFonts w:ascii="Arial" w:hAnsi="Arial" w:cs="Arial"/>
            <w:lang w:val="en-SG"/>
          </w:rPr>
          <w:t>M</w:t>
        </w:r>
      </w:ins>
      <w:ins w:id="708" w:author="Samantha" w:date="2026-09-03T17:55:00Z" w16du:dateUtc="2026-09-03T09:55:00Z">
        <w:r w:rsidR="00F06677" w:rsidRPr="00F06677">
          <w:rPr>
            <w:rFonts w:ascii="Arial" w:hAnsi="Arial" w:cs="Arial"/>
            <w:lang w:val="en-SG"/>
          </w:rPr>
          <w:t xml:space="preserve">anagement </w:t>
        </w:r>
      </w:ins>
      <w:ins w:id="709" w:author="Samantha" w:date="2026-08-27T17:17:00Z" w16du:dateUtc="2026-08-27T09:17:00Z">
        <w:r w:rsidRPr="00F06677">
          <w:rPr>
            <w:rFonts w:ascii="Arial" w:hAnsi="Arial" w:cs="Arial"/>
            <w:lang w:val="en-SG"/>
          </w:rPr>
          <w:t>S</w:t>
        </w:r>
      </w:ins>
      <w:ins w:id="710" w:author="Samantha" w:date="2026-09-03T17:55:00Z" w16du:dateUtc="2026-09-03T09:55:00Z">
        <w:r w:rsidR="00F06677" w:rsidRPr="00F06677">
          <w:rPr>
            <w:rFonts w:ascii="Arial" w:hAnsi="Arial" w:cs="Arial"/>
            <w:lang w:val="en-SG"/>
          </w:rPr>
          <w:t>ystem</w:t>
        </w:r>
      </w:ins>
      <w:ins w:id="711" w:author="Samantha" w:date="2026-08-27T17:17:00Z" w16du:dateUtc="2026-08-27T09:17:00Z">
        <w:r w:rsidRPr="00F06677">
          <w:rPr>
            <w:rFonts w:ascii="Arial" w:hAnsi="Arial" w:cs="Arial"/>
            <w:lang w:val="en-SG"/>
          </w:rPr>
          <w:t xml:space="preserve"> architecture, know-how, software, firmware, algorithms, documentation, evaluation boards, development kits, hardware platforms, AURIX, PSOC, information</w:t>
        </w:r>
      </w:ins>
      <w:ins w:id="712" w:author="Samantha" w:date="2026-09-03T17:57:00Z" w16du:dateUtc="2026-09-03T09:57:00Z">
        <w:r w:rsidR="00F06677" w:rsidRPr="00F06677">
          <w:rPr>
            <w:rFonts w:ascii="Arial" w:hAnsi="Arial" w:cs="Arial"/>
            <w:lang w:val="en-SG"/>
          </w:rPr>
          <w:t xml:space="preserve"> related to </w:t>
        </w:r>
        <w:r w:rsidR="00F06677" w:rsidRPr="00F06677">
          <w:rPr>
            <w:rFonts w:ascii="Arial" w:hAnsi="Arial" w:cs="Arial"/>
            <w:color w:val="0070C0"/>
          </w:rPr>
          <w:t>Electrochemical Impedance Spectroscopy</w:t>
        </w:r>
      </w:ins>
      <w:ins w:id="713" w:author="Samantha" w:date="2026-08-27T17:17:00Z" w16du:dateUtc="2026-08-27T09:17:00Z">
        <w:r w:rsidRPr="00F06677">
          <w:rPr>
            <w:rFonts w:ascii="Arial" w:hAnsi="Arial" w:cs="Arial"/>
            <w:lang w:val="en-SG"/>
          </w:rPr>
          <w:t xml:space="preserve">, training material, technical guidance, and all improvements, modifications and enhancements to the foregoing. </w:t>
        </w:r>
      </w:ins>
    </w:p>
    <w:p w14:paraId="60B38097" w14:textId="77777777" w:rsidR="009E4660" w:rsidRPr="00F06677" w:rsidRDefault="009E4660" w:rsidP="009E4660">
      <w:pPr>
        <w:pStyle w:val="ListParagraph"/>
        <w:widowControl/>
        <w:numPr>
          <w:ilvl w:val="0"/>
          <w:numId w:val="35"/>
        </w:numPr>
        <w:overflowPunct/>
        <w:autoSpaceDE/>
        <w:autoSpaceDN/>
        <w:adjustRightInd/>
        <w:spacing w:line="300" w:lineRule="atLeast"/>
        <w:rPr>
          <w:ins w:id="714" w:author="Samantha" w:date="2026-08-27T17:17:00Z" w16du:dateUtc="2026-08-27T09:17:00Z"/>
          <w:rFonts w:ascii="Arial" w:hAnsi="Arial" w:cs="Arial"/>
          <w:lang w:val="en-SG"/>
        </w:rPr>
      </w:pPr>
      <w:ins w:id="715" w:author="Samantha" w:date="2026-08-27T17:17:00Z" w16du:dateUtc="2026-08-27T09:17:00Z">
        <w:r w:rsidRPr="00F06677">
          <w:rPr>
            <w:rFonts w:ascii="Arial" w:hAnsi="Arial" w:cs="Arial"/>
            <w:lang w:val="en-SG"/>
          </w:rPr>
          <w:t>Any Infineon products, information, data, documentation or materials provided to NP.</w:t>
        </w:r>
      </w:ins>
    </w:p>
    <w:p w14:paraId="0E4FE8F9" w14:textId="18B8EEA5" w:rsidR="004E6CB4" w:rsidRPr="004E6CB4" w:rsidRDefault="004E6CB4" w:rsidP="004E6CB4">
      <w:pPr>
        <w:widowControl/>
        <w:overflowPunct/>
        <w:autoSpaceDE/>
        <w:autoSpaceDN/>
        <w:adjustRightInd/>
        <w:ind w:left="720"/>
        <w:rPr>
          <w:rFonts w:ascii="Arial" w:hAnsi="Arial" w:cs="Arial"/>
          <w:bCs/>
        </w:rPr>
      </w:pPr>
      <w:del w:id="716" w:author="Samantha" w:date="2026-08-27T17:17:00Z" w16du:dateUtc="2026-08-27T09:17:00Z">
        <w:r w:rsidRPr="004E6CB4" w:rsidDel="009E4660">
          <w:rPr>
            <w:rFonts w:ascii="Arial" w:hAnsi="Arial" w:cs="Arial"/>
            <w:bCs/>
          </w:rPr>
          <w:delText>NA</w:delText>
        </w:r>
      </w:del>
      <w:r w:rsidR="002F533D" w:rsidRPr="004E6CB4">
        <w:rPr>
          <w:rFonts w:ascii="Arial" w:hAnsi="Arial" w:cs="Arial"/>
          <w:bCs/>
        </w:rPr>
        <w:br w:type="page"/>
      </w:r>
    </w:p>
    <w:p w14:paraId="3B19D908" w14:textId="77777777" w:rsidR="00E128FB" w:rsidRPr="00B1727C" w:rsidRDefault="00E128FB" w:rsidP="002F533D">
      <w:pPr>
        <w:ind w:left="720"/>
        <w:rPr>
          <w:rFonts w:ascii="Arial" w:hAnsi="Arial" w:cs="Arial"/>
          <w:b/>
        </w:rPr>
      </w:pPr>
    </w:p>
    <w:p w14:paraId="1D436B18" w14:textId="0CAF42CB" w:rsidR="0054318A" w:rsidRPr="00562715" w:rsidRDefault="0054318A" w:rsidP="0054318A">
      <w:pPr>
        <w:pStyle w:val="Heading2"/>
      </w:pPr>
      <w:r w:rsidRPr="00562715">
        <w:t>SCHEDULE 4</w:t>
      </w:r>
    </w:p>
    <w:p w14:paraId="3E702C18" w14:textId="77777777" w:rsidR="0054318A" w:rsidRPr="00562715" w:rsidRDefault="0054318A" w:rsidP="0054318A">
      <w:pPr>
        <w:jc w:val="center"/>
        <w:rPr>
          <w:rFonts w:ascii="Arial" w:hAnsi="Arial" w:cs="Arial"/>
          <w:b/>
          <w:u w:val="single"/>
        </w:rPr>
      </w:pPr>
    </w:p>
    <w:p w14:paraId="70586D48" w14:textId="79BB7708" w:rsidR="000D0496" w:rsidRPr="00562715" w:rsidRDefault="0054318A" w:rsidP="0054318A">
      <w:pPr>
        <w:jc w:val="center"/>
        <w:rPr>
          <w:rFonts w:ascii="Arial" w:hAnsi="Arial" w:cs="Arial"/>
          <w:b/>
          <w:u w:val="single"/>
        </w:rPr>
      </w:pPr>
      <w:r w:rsidRPr="00562715">
        <w:rPr>
          <w:rFonts w:ascii="Arial" w:hAnsi="Arial" w:cs="Arial"/>
          <w:b/>
          <w:u w:val="single"/>
        </w:rPr>
        <w:t>Provisions of the Grant which are relevant to the</w:t>
      </w:r>
      <w:del w:id="717" w:author="Samantha" w:date="2026-09-01T11:23:00Z" w16du:dateUtc="2026-09-01T03:23:00Z">
        <w:r w:rsidRPr="00562715" w:rsidDel="0083068E">
          <w:rPr>
            <w:rFonts w:ascii="Arial" w:hAnsi="Arial" w:cs="Arial"/>
            <w:b/>
            <w:u w:val="single"/>
          </w:rPr>
          <w:delText xml:space="preserve"> </w:delText>
        </w:r>
      </w:del>
      <w:del w:id="718" w:author="Samantha" w:date="2026-09-01T11:22:00Z" w16du:dateUtc="2026-09-01T03:22:00Z">
        <w:r w:rsidRPr="00002D70" w:rsidDel="0083068E">
          <w:rPr>
            <w:rFonts w:ascii="Arial" w:hAnsi="Arial" w:cs="Arial"/>
            <w:b/>
            <w:highlight w:val="yellow"/>
            <w:u w:val="single"/>
            <w:rPrChange w:id="719" w:author="Author">
              <w:rPr>
                <w:rFonts w:ascii="Arial" w:hAnsi="Arial" w:cs="Arial"/>
                <w:b/>
                <w:u w:val="single"/>
              </w:rPr>
            </w:rPrChange>
          </w:rPr>
          <w:delText>Industry Party</w:delText>
        </w:r>
      </w:del>
      <w:ins w:id="720" w:author="Samantha" w:date="2026-09-01T11:23:00Z" w16du:dateUtc="2026-09-01T03:23:00Z">
        <w:r w:rsidR="0083068E">
          <w:rPr>
            <w:rFonts w:ascii="Arial" w:hAnsi="Arial" w:cs="Arial"/>
            <w:b/>
            <w:u w:val="single"/>
          </w:rPr>
          <w:t xml:space="preserve"> Company</w:t>
        </w:r>
      </w:ins>
    </w:p>
    <w:p w14:paraId="0B6557D3" w14:textId="77777777" w:rsidR="00886F9D" w:rsidRPr="00562715" w:rsidRDefault="00886F9D" w:rsidP="0054318A">
      <w:pPr>
        <w:jc w:val="center"/>
        <w:rPr>
          <w:rFonts w:ascii="Arial" w:hAnsi="Arial" w:cs="Arial"/>
        </w:rPr>
      </w:pPr>
    </w:p>
    <w:p w14:paraId="49E6E616" w14:textId="77777777" w:rsidR="00886F9D" w:rsidRPr="002F533D" w:rsidRDefault="00886F9D" w:rsidP="00886F9D">
      <w:pPr>
        <w:rPr>
          <w:rFonts w:ascii="Arial" w:hAnsi="Arial" w:cs="Arial"/>
          <w:b/>
          <w:color w:val="000000"/>
          <w:lang w:val="en-GB"/>
        </w:rPr>
      </w:pPr>
      <w:r w:rsidRPr="002F533D">
        <w:rPr>
          <w:rFonts w:ascii="Arial" w:hAnsi="Arial" w:cs="Arial"/>
          <w:b/>
          <w:color w:val="000000"/>
        </w:rPr>
        <w:t>Reporting</w:t>
      </w:r>
    </w:p>
    <w:p w14:paraId="3A15A8D1" w14:textId="77777777" w:rsidR="00643664" w:rsidRPr="002F533D" w:rsidRDefault="00643664" w:rsidP="00886F9D">
      <w:pPr>
        <w:rPr>
          <w:rFonts w:ascii="Arial" w:hAnsi="Arial"/>
          <w:color w:val="000000"/>
          <w:lang w:eastAsia="en-IE"/>
        </w:rPr>
      </w:pPr>
    </w:p>
    <w:p w14:paraId="6BFA370F" w14:textId="3DB862EA" w:rsidR="00643664" w:rsidRPr="002F533D" w:rsidRDefault="00886F9D" w:rsidP="008775D4">
      <w:pPr>
        <w:jc w:val="both"/>
        <w:rPr>
          <w:rFonts w:ascii="Arial" w:hAnsi="Arial"/>
          <w:color w:val="000000"/>
          <w:lang w:eastAsia="en-IE"/>
        </w:rPr>
      </w:pPr>
      <w:r w:rsidRPr="002F533D">
        <w:rPr>
          <w:rFonts w:ascii="Arial" w:hAnsi="Arial"/>
          <w:color w:val="000000"/>
          <w:lang w:eastAsia="en-IE"/>
        </w:rPr>
        <w:t xml:space="preserve">The </w:t>
      </w:r>
      <w:del w:id="721" w:author="Samantha" w:date="2026-09-01T11:22:00Z" w16du:dateUtc="2026-09-01T03:22:00Z">
        <w:r w:rsidRPr="00002D70" w:rsidDel="0083068E">
          <w:rPr>
            <w:rFonts w:ascii="Arial" w:hAnsi="Arial"/>
            <w:color w:val="000000"/>
            <w:highlight w:val="yellow"/>
            <w:lang w:eastAsia="en-IE"/>
            <w:rPrChange w:id="722" w:author="Author">
              <w:rPr>
                <w:rFonts w:ascii="Arial" w:hAnsi="Arial"/>
                <w:color w:val="000000"/>
                <w:lang w:eastAsia="en-IE"/>
              </w:rPr>
            </w:rPrChange>
          </w:rPr>
          <w:delText>Industry Party</w:delText>
        </w:r>
        <w:r w:rsidRPr="002F533D" w:rsidDel="0083068E">
          <w:rPr>
            <w:rFonts w:ascii="Arial" w:hAnsi="Arial"/>
            <w:color w:val="000000"/>
            <w:lang w:eastAsia="en-IE"/>
          </w:rPr>
          <w:delText xml:space="preserve"> </w:delText>
        </w:r>
      </w:del>
      <w:ins w:id="723" w:author="Samantha" w:date="2026-09-01T11:22:00Z" w16du:dateUtc="2026-09-01T03:22:00Z">
        <w:r w:rsidR="0083068E">
          <w:rPr>
            <w:rFonts w:ascii="Arial" w:hAnsi="Arial"/>
            <w:color w:val="000000"/>
            <w:lang w:eastAsia="en-IE"/>
          </w:rPr>
          <w:t xml:space="preserve">Company </w:t>
        </w:r>
      </w:ins>
      <w:r w:rsidRPr="002F533D">
        <w:rPr>
          <w:rFonts w:ascii="Arial" w:hAnsi="Arial"/>
          <w:color w:val="000000"/>
          <w:lang w:eastAsia="en-IE"/>
        </w:rPr>
        <w:t xml:space="preserve">agrees </w:t>
      </w:r>
      <w:r w:rsidR="008775D4" w:rsidRPr="002F533D">
        <w:rPr>
          <w:rFonts w:ascii="Arial" w:hAnsi="Arial"/>
          <w:color w:val="000000"/>
          <w:lang w:eastAsia="en-IE"/>
        </w:rPr>
        <w:t>that Ngee</w:t>
      </w:r>
      <w:r w:rsidR="00643664" w:rsidRPr="002F533D">
        <w:rPr>
          <w:rFonts w:ascii="Arial" w:hAnsi="Arial"/>
          <w:color w:val="000000"/>
          <w:lang w:eastAsia="en-IE"/>
        </w:rPr>
        <w:t xml:space="preserve"> Ann Polytechnic</w:t>
      </w:r>
      <w:r w:rsidRPr="002F533D">
        <w:rPr>
          <w:rFonts w:ascii="Arial" w:hAnsi="Arial"/>
          <w:color w:val="000000"/>
          <w:lang w:eastAsia="en-IE"/>
        </w:rPr>
        <w:t xml:space="preserve"> will provide the following information to Government-related Bodies according to the reporting schedule described. </w:t>
      </w:r>
    </w:p>
    <w:p w14:paraId="791F322E" w14:textId="77777777" w:rsidR="00643664" w:rsidRPr="002F533D" w:rsidRDefault="00643664" w:rsidP="008775D4">
      <w:pPr>
        <w:jc w:val="both"/>
        <w:rPr>
          <w:rFonts w:ascii="Arial" w:hAnsi="Arial"/>
          <w:color w:val="000000"/>
          <w:lang w:eastAsia="en-IE"/>
        </w:rPr>
      </w:pPr>
    </w:p>
    <w:p w14:paraId="3CD5191B" w14:textId="486D603E" w:rsidR="00886F9D" w:rsidRPr="002F533D" w:rsidRDefault="00886F9D" w:rsidP="008775D4">
      <w:pPr>
        <w:jc w:val="both"/>
        <w:rPr>
          <w:rFonts w:ascii="Arial" w:hAnsi="Arial"/>
          <w:color w:val="000000"/>
          <w:lang w:eastAsia="en-IE"/>
        </w:rPr>
      </w:pPr>
      <w:r w:rsidRPr="002F533D">
        <w:rPr>
          <w:rFonts w:ascii="Arial" w:hAnsi="Arial"/>
          <w:color w:val="000000"/>
          <w:lang w:eastAsia="en-IE"/>
        </w:rPr>
        <w:t xml:space="preserve">Unless otherwise specified, all such information will be marked </w:t>
      </w:r>
      <w:r w:rsidR="002F533D" w:rsidRPr="002F533D">
        <w:rPr>
          <w:rFonts w:ascii="Arial" w:hAnsi="Arial"/>
          <w:color w:val="000000"/>
          <w:lang w:eastAsia="en-IE"/>
        </w:rPr>
        <w:t>“</w:t>
      </w:r>
      <w:r w:rsidRPr="002F533D">
        <w:rPr>
          <w:rFonts w:ascii="Arial" w:hAnsi="Arial"/>
          <w:color w:val="000000"/>
          <w:lang w:eastAsia="en-IE"/>
        </w:rPr>
        <w:t>confidential</w:t>
      </w:r>
      <w:r w:rsidR="002F533D" w:rsidRPr="002F533D">
        <w:rPr>
          <w:rFonts w:ascii="Arial" w:hAnsi="Arial"/>
          <w:color w:val="000000"/>
          <w:lang w:eastAsia="en-IE"/>
        </w:rPr>
        <w:t>”</w:t>
      </w:r>
      <w:r w:rsidR="004B70DB" w:rsidRPr="002F533D">
        <w:rPr>
          <w:rFonts w:ascii="Arial" w:hAnsi="Arial"/>
          <w:color w:val="000000"/>
          <w:lang w:eastAsia="en-IE"/>
        </w:rPr>
        <w:t>.</w:t>
      </w:r>
    </w:p>
    <w:p w14:paraId="5630E72A" w14:textId="77777777" w:rsidR="00643664" w:rsidRPr="002F533D" w:rsidRDefault="00643664" w:rsidP="00886F9D">
      <w:pPr>
        <w:rPr>
          <w:rFonts w:ascii="Arial" w:hAnsi="Arial"/>
          <w:color w:val="000000"/>
          <w:lang w:eastAsia="en-I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A0" w:firstRow="1" w:lastRow="0" w:firstColumn="1" w:lastColumn="0" w:noHBand="0" w:noVBand="0"/>
      </w:tblPr>
      <w:tblGrid>
        <w:gridCol w:w="5070"/>
        <w:gridCol w:w="2409"/>
        <w:gridCol w:w="1807"/>
      </w:tblGrid>
      <w:tr w:rsidR="00886F9D" w:rsidRPr="002F533D" w14:paraId="2F8EFE49" w14:textId="77777777" w:rsidTr="00886F9D">
        <w:tc>
          <w:tcPr>
            <w:tcW w:w="5070" w:type="dxa"/>
            <w:tcBorders>
              <w:top w:val="single" w:sz="4" w:space="0" w:color="auto"/>
              <w:left w:val="single" w:sz="4" w:space="0" w:color="auto"/>
              <w:bottom w:val="single" w:sz="4" w:space="0" w:color="auto"/>
              <w:right w:val="single" w:sz="4" w:space="0" w:color="auto"/>
            </w:tcBorders>
            <w:hideMark/>
          </w:tcPr>
          <w:p w14:paraId="2D21259A" w14:textId="77777777" w:rsidR="00886F9D" w:rsidRPr="002F533D" w:rsidRDefault="00886F9D">
            <w:pPr>
              <w:rPr>
                <w:rFonts w:ascii="Arial" w:hAnsi="Arial" w:cs="Arial"/>
                <w:b/>
                <w:color w:val="000000"/>
                <w:lang w:val="en-IE" w:eastAsia="en-US"/>
              </w:rPr>
            </w:pPr>
            <w:r w:rsidRPr="002F533D">
              <w:rPr>
                <w:rFonts w:ascii="Arial" w:hAnsi="Arial" w:cs="Arial"/>
                <w:b/>
                <w:color w:val="000000"/>
                <w:lang w:val="en-IE"/>
              </w:rPr>
              <w:t>Information to be provided</w:t>
            </w:r>
          </w:p>
        </w:tc>
        <w:tc>
          <w:tcPr>
            <w:tcW w:w="2409" w:type="dxa"/>
            <w:tcBorders>
              <w:top w:val="single" w:sz="4" w:space="0" w:color="auto"/>
              <w:left w:val="single" w:sz="4" w:space="0" w:color="auto"/>
              <w:bottom w:val="single" w:sz="4" w:space="0" w:color="auto"/>
              <w:right w:val="single" w:sz="4" w:space="0" w:color="auto"/>
            </w:tcBorders>
            <w:hideMark/>
          </w:tcPr>
          <w:p w14:paraId="6BAC5BA3" w14:textId="77777777" w:rsidR="00886F9D" w:rsidRPr="002F533D" w:rsidRDefault="00886F9D">
            <w:pPr>
              <w:rPr>
                <w:rFonts w:ascii="Arial" w:hAnsi="Arial" w:cs="Arial"/>
                <w:b/>
                <w:color w:val="000000"/>
                <w:lang w:val="en-IE"/>
              </w:rPr>
            </w:pPr>
            <w:r w:rsidRPr="002F533D">
              <w:rPr>
                <w:rFonts w:ascii="Arial" w:hAnsi="Arial" w:cs="Arial"/>
                <w:b/>
                <w:color w:val="000000"/>
                <w:spacing w:val="-3"/>
                <w:lang w:val="en-IE"/>
              </w:rPr>
              <w:t>Government-related Body</w:t>
            </w:r>
          </w:p>
        </w:tc>
        <w:tc>
          <w:tcPr>
            <w:tcW w:w="1807" w:type="dxa"/>
            <w:tcBorders>
              <w:top w:val="single" w:sz="4" w:space="0" w:color="auto"/>
              <w:left w:val="single" w:sz="4" w:space="0" w:color="auto"/>
              <w:bottom w:val="single" w:sz="4" w:space="0" w:color="auto"/>
              <w:right w:val="single" w:sz="4" w:space="0" w:color="auto"/>
            </w:tcBorders>
            <w:hideMark/>
          </w:tcPr>
          <w:p w14:paraId="4E445C1F" w14:textId="77777777" w:rsidR="00886F9D" w:rsidRPr="002F533D" w:rsidRDefault="00886F9D">
            <w:pPr>
              <w:jc w:val="center"/>
              <w:rPr>
                <w:rFonts w:ascii="Arial" w:hAnsi="Arial" w:cs="Arial"/>
                <w:b/>
                <w:color w:val="000000"/>
                <w:spacing w:val="-3"/>
                <w:lang w:val="en-IE"/>
              </w:rPr>
            </w:pPr>
            <w:r w:rsidRPr="002F533D">
              <w:rPr>
                <w:rFonts w:ascii="Arial" w:hAnsi="Arial" w:cs="Arial"/>
                <w:b/>
                <w:color w:val="000000"/>
                <w:spacing w:val="-3"/>
                <w:lang w:val="en-IE"/>
              </w:rPr>
              <w:t>Date of reporting</w:t>
            </w:r>
          </w:p>
        </w:tc>
      </w:tr>
      <w:tr w:rsidR="00886F9D" w:rsidRPr="002F533D" w14:paraId="75B11362" w14:textId="77777777" w:rsidTr="00886F9D">
        <w:tc>
          <w:tcPr>
            <w:tcW w:w="5070" w:type="dxa"/>
            <w:tcBorders>
              <w:top w:val="single" w:sz="4" w:space="0" w:color="auto"/>
              <w:left w:val="single" w:sz="4" w:space="0" w:color="auto"/>
              <w:bottom w:val="single" w:sz="4" w:space="0" w:color="auto"/>
              <w:right w:val="single" w:sz="4" w:space="0" w:color="auto"/>
            </w:tcBorders>
            <w:hideMark/>
          </w:tcPr>
          <w:p w14:paraId="1BBDF503" w14:textId="21D6D372" w:rsidR="00886F9D" w:rsidRPr="002F533D" w:rsidRDefault="00643664">
            <w:pPr>
              <w:rPr>
                <w:rFonts w:ascii="Arial" w:hAnsi="Arial" w:cs="Arial"/>
                <w:color w:val="000000"/>
                <w:lang w:val="en-IE"/>
              </w:rPr>
            </w:pPr>
            <w:r w:rsidRPr="002F533D">
              <w:rPr>
                <w:rFonts w:ascii="Arial" w:hAnsi="Arial" w:cs="Arial"/>
                <w:color w:val="000000"/>
                <w:spacing w:val="-3"/>
                <w:lang w:val="en-IE"/>
              </w:rPr>
              <w:t xml:space="preserve">Decentralised Gap </w:t>
            </w:r>
            <w:r w:rsidR="00FD22B4" w:rsidRPr="002F533D">
              <w:rPr>
                <w:rFonts w:ascii="Arial" w:hAnsi="Arial" w:cs="Arial"/>
                <w:color w:val="000000"/>
                <w:spacing w:val="-3"/>
                <w:lang w:val="en-IE"/>
              </w:rPr>
              <w:t>Fund</w:t>
            </w:r>
          </w:p>
        </w:tc>
        <w:tc>
          <w:tcPr>
            <w:tcW w:w="2409" w:type="dxa"/>
            <w:tcBorders>
              <w:top w:val="single" w:sz="4" w:space="0" w:color="auto"/>
              <w:left w:val="single" w:sz="4" w:space="0" w:color="auto"/>
              <w:bottom w:val="single" w:sz="4" w:space="0" w:color="auto"/>
              <w:right w:val="single" w:sz="4" w:space="0" w:color="auto"/>
            </w:tcBorders>
            <w:hideMark/>
          </w:tcPr>
          <w:p w14:paraId="616D3A4C" w14:textId="77777777" w:rsidR="00886F9D" w:rsidRPr="002F533D" w:rsidRDefault="00643664">
            <w:pPr>
              <w:jc w:val="both"/>
              <w:rPr>
                <w:rFonts w:ascii="Arial" w:hAnsi="Arial" w:cs="Arial"/>
                <w:color w:val="000000"/>
                <w:spacing w:val="-3"/>
                <w:lang w:val="en-IE"/>
              </w:rPr>
            </w:pPr>
            <w:r w:rsidRPr="002F533D">
              <w:rPr>
                <w:rFonts w:ascii="Arial" w:hAnsi="Arial" w:cs="Arial"/>
                <w:color w:val="000000"/>
                <w:spacing w:val="-3"/>
                <w:lang w:val="en-IE"/>
              </w:rPr>
              <w:t xml:space="preserve">Ministry </w:t>
            </w:r>
            <w:r w:rsidR="00327D1A" w:rsidRPr="002F533D">
              <w:rPr>
                <w:rFonts w:ascii="Arial" w:hAnsi="Arial" w:cs="Arial"/>
                <w:color w:val="000000"/>
                <w:spacing w:val="-3"/>
                <w:lang w:val="en-IE"/>
              </w:rPr>
              <w:t>o</w:t>
            </w:r>
            <w:r w:rsidRPr="002F533D">
              <w:rPr>
                <w:rFonts w:ascii="Arial" w:hAnsi="Arial" w:cs="Arial"/>
                <w:color w:val="000000"/>
                <w:spacing w:val="-3"/>
                <w:lang w:val="en-IE"/>
              </w:rPr>
              <w:t>f Education</w:t>
            </w:r>
          </w:p>
        </w:tc>
        <w:tc>
          <w:tcPr>
            <w:tcW w:w="1807" w:type="dxa"/>
            <w:tcBorders>
              <w:top w:val="single" w:sz="4" w:space="0" w:color="auto"/>
              <w:left w:val="single" w:sz="4" w:space="0" w:color="auto"/>
              <w:bottom w:val="single" w:sz="4" w:space="0" w:color="auto"/>
              <w:right w:val="single" w:sz="4" w:space="0" w:color="auto"/>
            </w:tcBorders>
          </w:tcPr>
          <w:p w14:paraId="36625704" w14:textId="77777777" w:rsidR="00886F9D" w:rsidRPr="002F533D" w:rsidRDefault="00886F9D">
            <w:pPr>
              <w:jc w:val="center"/>
              <w:rPr>
                <w:rFonts w:ascii="Arial" w:hAnsi="Arial" w:cs="Arial"/>
                <w:color w:val="000000"/>
                <w:spacing w:val="-3"/>
                <w:lang w:val="en-IE"/>
              </w:rPr>
            </w:pPr>
          </w:p>
        </w:tc>
      </w:tr>
    </w:tbl>
    <w:p w14:paraId="25419C20" w14:textId="77777777" w:rsidR="00886F9D" w:rsidRPr="002F533D" w:rsidRDefault="00886F9D" w:rsidP="00886F9D">
      <w:pPr>
        <w:rPr>
          <w:rFonts w:ascii="Arial" w:eastAsia="Calibri" w:hAnsi="Arial"/>
          <w:color w:val="000000"/>
          <w:lang w:val="en-GB" w:eastAsia="en-IE"/>
        </w:rPr>
      </w:pPr>
    </w:p>
    <w:p w14:paraId="610F4579" w14:textId="77777777" w:rsidR="00643664" w:rsidRPr="002F533D" w:rsidRDefault="00643664" w:rsidP="00886F9D">
      <w:pPr>
        <w:rPr>
          <w:rFonts w:ascii="Arial" w:eastAsia="Calibri" w:hAnsi="Arial"/>
          <w:color w:val="000000"/>
          <w:lang w:val="en-GB" w:eastAsia="en-IE"/>
        </w:rPr>
      </w:pPr>
    </w:p>
    <w:p w14:paraId="21E92899" w14:textId="77777777" w:rsidR="00886F9D" w:rsidRPr="002F533D" w:rsidRDefault="00886F9D" w:rsidP="00886F9D">
      <w:pPr>
        <w:rPr>
          <w:rFonts w:ascii="Arial" w:hAnsi="Arial" w:cs="Arial"/>
          <w:b/>
          <w:color w:val="000000"/>
          <w:lang w:eastAsia="en-US"/>
        </w:rPr>
      </w:pPr>
      <w:r w:rsidRPr="002F533D">
        <w:rPr>
          <w:rFonts w:ascii="Arial" w:hAnsi="Arial" w:cs="Arial"/>
          <w:b/>
          <w:color w:val="000000"/>
        </w:rPr>
        <w:t>Auditing</w:t>
      </w:r>
    </w:p>
    <w:p w14:paraId="08C72FCE" w14:textId="77777777" w:rsidR="00886F9D" w:rsidRPr="002F533D" w:rsidRDefault="00886F9D" w:rsidP="00886F9D">
      <w:pPr>
        <w:rPr>
          <w:rFonts w:ascii="Arial" w:hAnsi="Arial"/>
          <w:color w:val="000000"/>
          <w:lang w:eastAsia="en-IE"/>
        </w:rPr>
      </w:pPr>
    </w:p>
    <w:p w14:paraId="5C81AA7B" w14:textId="77777777" w:rsidR="00886F9D" w:rsidRPr="002F533D" w:rsidRDefault="00886F9D" w:rsidP="00886F9D">
      <w:pPr>
        <w:rPr>
          <w:rFonts w:ascii="Arial" w:hAnsi="Arial" w:cs="Arial"/>
          <w:b/>
          <w:color w:val="000000"/>
          <w:lang w:eastAsia="en-US"/>
        </w:rPr>
      </w:pPr>
      <w:r w:rsidRPr="002F533D">
        <w:rPr>
          <w:rFonts w:ascii="Arial" w:hAnsi="Arial" w:cs="Arial"/>
          <w:b/>
          <w:color w:val="000000"/>
        </w:rPr>
        <w:t>Acknowledgement during publication</w:t>
      </w:r>
    </w:p>
    <w:p w14:paraId="757616CF" w14:textId="77777777" w:rsidR="00886F9D" w:rsidRPr="002F533D" w:rsidRDefault="00886F9D" w:rsidP="00886F9D">
      <w:pPr>
        <w:rPr>
          <w:rFonts w:ascii="Arial" w:hAnsi="Arial"/>
          <w:color w:val="000000"/>
          <w:lang w:eastAsia="en-IE"/>
        </w:rPr>
      </w:pPr>
    </w:p>
    <w:p w14:paraId="4E55F324" w14:textId="77777777" w:rsidR="00886F9D" w:rsidRPr="002F533D" w:rsidRDefault="00886F9D" w:rsidP="00886F9D">
      <w:pPr>
        <w:rPr>
          <w:rFonts w:ascii="Arial" w:hAnsi="Arial" w:cs="Arial"/>
          <w:b/>
          <w:color w:val="000000"/>
          <w:lang w:eastAsia="en-US"/>
        </w:rPr>
      </w:pPr>
      <w:r w:rsidRPr="002F533D">
        <w:rPr>
          <w:rFonts w:ascii="Arial" w:hAnsi="Arial" w:cs="Arial"/>
          <w:b/>
          <w:color w:val="000000"/>
        </w:rPr>
        <w:t>Termination</w:t>
      </w:r>
    </w:p>
    <w:p w14:paraId="525D944D" w14:textId="77777777" w:rsidR="00886F9D" w:rsidRPr="002F533D" w:rsidRDefault="00886F9D" w:rsidP="00886F9D">
      <w:pPr>
        <w:rPr>
          <w:rFonts w:ascii="Arial" w:hAnsi="Arial"/>
          <w:color w:val="000000"/>
          <w:lang w:eastAsia="en-IE"/>
        </w:rPr>
      </w:pPr>
    </w:p>
    <w:p w14:paraId="6B0F4136" w14:textId="77777777" w:rsidR="00886F9D" w:rsidRPr="002F533D" w:rsidRDefault="00886F9D" w:rsidP="00886F9D">
      <w:pPr>
        <w:rPr>
          <w:rFonts w:ascii="Arial" w:hAnsi="Arial" w:cs="Arial"/>
          <w:b/>
          <w:color w:val="000000"/>
          <w:lang w:eastAsia="en-US"/>
        </w:rPr>
      </w:pPr>
      <w:r w:rsidRPr="002F533D">
        <w:rPr>
          <w:rFonts w:ascii="Arial" w:hAnsi="Arial" w:cs="Arial"/>
          <w:b/>
          <w:color w:val="000000"/>
        </w:rPr>
        <w:t>[Other]</w:t>
      </w:r>
    </w:p>
    <w:p w14:paraId="43459C65" w14:textId="77777777" w:rsidR="00A84ECD" w:rsidRPr="00DE6FA3" w:rsidRDefault="00643664" w:rsidP="00A84ECD">
      <w:pPr>
        <w:pStyle w:val="Heading2"/>
      </w:pPr>
      <w:r w:rsidRPr="002F533D">
        <w:rPr>
          <w:rFonts w:cs="Arial"/>
        </w:rPr>
        <w:br w:type="page"/>
      </w:r>
      <w:r w:rsidR="00A84ECD">
        <w:lastRenderedPageBreak/>
        <w:t>SCHEDULE 5</w:t>
      </w:r>
    </w:p>
    <w:p w14:paraId="608D9832" w14:textId="77777777" w:rsidR="00A84ECD" w:rsidRDefault="00A84ECD" w:rsidP="00A84ECD">
      <w:pPr>
        <w:jc w:val="center"/>
        <w:rPr>
          <w:rFonts w:ascii="Arial" w:hAnsi="Arial" w:cs="Arial"/>
          <w:b/>
          <w:u w:val="single"/>
        </w:rPr>
      </w:pPr>
    </w:p>
    <w:p w14:paraId="33149746" w14:textId="77777777" w:rsidR="00A84ECD" w:rsidRPr="00F31029" w:rsidRDefault="00A84ECD" w:rsidP="00F31029">
      <w:pPr>
        <w:jc w:val="center"/>
        <w:rPr>
          <w:rFonts w:ascii="Arial" w:hAnsi="Arial" w:cs="Arial"/>
          <w:b/>
        </w:rPr>
      </w:pPr>
      <w:r w:rsidRPr="00F31029">
        <w:rPr>
          <w:rFonts w:ascii="Arial" w:hAnsi="Arial" w:cs="Arial"/>
          <w:b/>
        </w:rPr>
        <w:t>Contents of Final Report</w:t>
      </w:r>
    </w:p>
    <w:p w14:paraId="37FC1B7E" w14:textId="77777777" w:rsidR="00A84ECD" w:rsidRDefault="00A84ECD" w:rsidP="00A84ECD"/>
    <w:p w14:paraId="5DB77A0D" w14:textId="77777777" w:rsidR="00A84ECD" w:rsidRPr="00A84ECD" w:rsidRDefault="00A84ECD" w:rsidP="00A84ECD">
      <w:pPr>
        <w:spacing w:line="360" w:lineRule="auto"/>
        <w:rPr>
          <w:rFonts w:ascii="Arial" w:hAnsi="Arial" w:cs="Arial"/>
        </w:rPr>
      </w:pPr>
    </w:p>
    <w:p w14:paraId="62D23749" w14:textId="77777777" w:rsidR="00A84ECD" w:rsidRPr="00A84ECD" w:rsidRDefault="00A84ECD" w:rsidP="00A84ECD">
      <w:pPr>
        <w:spacing w:line="360" w:lineRule="auto"/>
        <w:rPr>
          <w:rFonts w:ascii="Arial" w:hAnsi="Arial" w:cs="Arial"/>
        </w:rPr>
      </w:pPr>
      <w:r w:rsidRPr="00A84ECD">
        <w:rPr>
          <w:rFonts w:ascii="Arial" w:hAnsi="Arial" w:cs="Arial"/>
        </w:rPr>
        <w:t>The final report will contain the following aspects</w:t>
      </w:r>
    </w:p>
    <w:p w14:paraId="359FE14F" w14:textId="77777777" w:rsidR="00A84ECD" w:rsidRPr="00A84ECD" w:rsidRDefault="00A84ECD" w:rsidP="00A84ECD">
      <w:pPr>
        <w:spacing w:line="360" w:lineRule="auto"/>
        <w:rPr>
          <w:rFonts w:ascii="Arial" w:hAnsi="Arial" w:cs="Arial"/>
        </w:rPr>
      </w:pPr>
      <w:r w:rsidRPr="00A84ECD">
        <w:rPr>
          <w:rFonts w:ascii="Arial" w:hAnsi="Arial" w:cs="Arial"/>
        </w:rPr>
        <w:t>1) Objective of research</w:t>
      </w:r>
    </w:p>
    <w:p w14:paraId="51935BDB" w14:textId="77777777" w:rsidR="00A84ECD" w:rsidRPr="00A84ECD" w:rsidRDefault="00A84ECD" w:rsidP="00A84ECD">
      <w:pPr>
        <w:spacing w:line="360" w:lineRule="auto"/>
        <w:rPr>
          <w:rFonts w:ascii="Arial" w:hAnsi="Arial" w:cs="Arial"/>
        </w:rPr>
      </w:pPr>
      <w:r w:rsidRPr="00A84ECD">
        <w:rPr>
          <w:rFonts w:ascii="Arial" w:hAnsi="Arial" w:cs="Arial"/>
        </w:rPr>
        <w:t>2) Research findings</w:t>
      </w:r>
    </w:p>
    <w:p w14:paraId="1D37B754" w14:textId="77777777" w:rsidR="00A84ECD" w:rsidRPr="00A84ECD" w:rsidRDefault="00A84ECD" w:rsidP="00A84ECD">
      <w:pPr>
        <w:spacing w:line="360" w:lineRule="auto"/>
        <w:rPr>
          <w:rFonts w:ascii="Arial" w:hAnsi="Arial" w:cs="Arial"/>
        </w:rPr>
      </w:pPr>
      <w:r w:rsidRPr="00A84ECD">
        <w:rPr>
          <w:rFonts w:ascii="Arial" w:hAnsi="Arial" w:cs="Arial"/>
        </w:rPr>
        <w:t>3) Implementation details</w:t>
      </w:r>
    </w:p>
    <w:p w14:paraId="7D80D207" w14:textId="77777777" w:rsidR="00A84ECD" w:rsidRPr="00A84ECD" w:rsidRDefault="00A84ECD" w:rsidP="00A84ECD">
      <w:pPr>
        <w:spacing w:line="360" w:lineRule="auto"/>
        <w:rPr>
          <w:rFonts w:ascii="Arial" w:hAnsi="Arial" w:cs="Arial"/>
        </w:rPr>
      </w:pPr>
      <w:r w:rsidRPr="00A84ECD">
        <w:rPr>
          <w:rFonts w:ascii="Arial" w:hAnsi="Arial" w:cs="Arial"/>
        </w:rPr>
        <w:t xml:space="preserve">4) Conclusion and possible future work </w:t>
      </w:r>
    </w:p>
    <w:p w14:paraId="52063F71" w14:textId="77777777" w:rsidR="00A84ECD" w:rsidRPr="00A84ECD" w:rsidRDefault="00A84ECD" w:rsidP="00A84ECD">
      <w:pPr>
        <w:spacing w:line="360" w:lineRule="auto"/>
        <w:rPr>
          <w:rFonts w:ascii="Arial" w:hAnsi="Arial" w:cs="Arial"/>
        </w:rPr>
      </w:pPr>
    </w:p>
    <w:p w14:paraId="54BCB747" w14:textId="77777777" w:rsidR="00BD4777" w:rsidRDefault="00BD4777" w:rsidP="00BD4777">
      <w:pPr>
        <w:pStyle w:val="Heading2"/>
        <w:rPr>
          <w:lang w:val="en-GB"/>
        </w:rPr>
      </w:pPr>
      <w:r>
        <w:rPr>
          <w:rFonts w:cs="Arial"/>
        </w:rPr>
        <w:br w:type="page"/>
      </w:r>
      <w:bookmarkStart w:id="724" w:name="_Ref444270867"/>
      <w:r w:rsidR="00F31029">
        <w:lastRenderedPageBreak/>
        <w:t>SCHEDULE</w:t>
      </w:r>
      <w:r>
        <w:t xml:space="preserve"> </w:t>
      </w:r>
      <w:bookmarkEnd w:id="724"/>
      <w:r>
        <w:t>6</w:t>
      </w:r>
    </w:p>
    <w:p w14:paraId="3563DA88" w14:textId="46E93DD3" w:rsidR="00E7545B" w:rsidRPr="00E7545B" w:rsidRDefault="00E7545B" w:rsidP="00E7545B">
      <w:pPr>
        <w:jc w:val="center"/>
        <w:rPr>
          <w:rFonts w:ascii="Arial" w:hAnsi="Arial" w:cs="Arial"/>
          <w:b/>
          <w:u w:val="single"/>
        </w:rPr>
      </w:pPr>
      <w:r w:rsidRPr="00E7545B">
        <w:rPr>
          <w:rFonts w:ascii="Arial" w:hAnsi="Arial" w:cs="Arial"/>
          <w:b/>
          <w:u w:val="single"/>
        </w:rPr>
        <w:t>Foreground</w:t>
      </w:r>
      <w:ins w:id="725" w:author="Samantha" w:date="2026-09-01T19:13:00Z" w16du:dateUtc="2026-09-01T11:13:00Z">
        <w:r w:rsidR="002B789D">
          <w:rPr>
            <w:rFonts w:ascii="Arial" w:hAnsi="Arial" w:cs="Arial"/>
            <w:b/>
            <w:u w:val="single"/>
          </w:rPr>
          <w:t xml:space="preserve"> IP</w:t>
        </w:r>
      </w:ins>
      <w:del w:id="726" w:author="Samantha" w:date="2026-09-01T19:13:00Z" w16du:dateUtc="2026-09-01T11:13:00Z">
        <w:r w:rsidRPr="00E7545B" w:rsidDel="002B789D">
          <w:rPr>
            <w:rFonts w:ascii="Arial" w:hAnsi="Arial" w:cs="Arial"/>
            <w:b/>
            <w:u w:val="single"/>
          </w:rPr>
          <w:delText xml:space="preserve"> Intellectual Property</w:delText>
        </w:r>
      </w:del>
    </w:p>
    <w:p w14:paraId="52C359C3" w14:textId="77777777" w:rsidR="00E7545B" w:rsidRDefault="00E7545B" w:rsidP="00E7545B">
      <w:pPr>
        <w:jc w:val="center"/>
        <w:rPr>
          <w:rFonts w:ascii="Arial" w:hAnsi="Arial" w:cs="Arial"/>
          <w:sz w:val="24"/>
          <w:szCs w:val="24"/>
          <w:u w:val="single"/>
        </w:rPr>
      </w:pPr>
    </w:p>
    <w:p w14:paraId="4AC3FEB0" w14:textId="77777777" w:rsidR="003359F0" w:rsidRDefault="003359F0" w:rsidP="00E7545B">
      <w:pPr>
        <w:widowControl/>
        <w:overflowPunct/>
        <w:autoSpaceDE/>
        <w:autoSpaceDN/>
        <w:adjustRightInd/>
        <w:ind w:firstLine="720"/>
        <w:rPr>
          <w:rFonts w:ascii="Arial" w:hAnsi="Arial" w:cs="Arial"/>
          <w:sz w:val="22"/>
          <w:szCs w:val="22"/>
          <w:lang w:eastAsia="en-US"/>
        </w:rPr>
      </w:pPr>
    </w:p>
    <w:p w14:paraId="3206D573" w14:textId="77777777" w:rsidR="003359F0" w:rsidRDefault="003359F0" w:rsidP="00E7545B">
      <w:pPr>
        <w:widowControl/>
        <w:overflowPunct/>
        <w:autoSpaceDE/>
        <w:autoSpaceDN/>
        <w:adjustRightInd/>
        <w:ind w:firstLine="720"/>
        <w:rPr>
          <w:rFonts w:ascii="Arial" w:hAnsi="Arial" w:cs="Arial"/>
          <w:sz w:val="22"/>
          <w:szCs w:val="22"/>
          <w:lang w:eastAsia="en-US"/>
        </w:rPr>
      </w:pPr>
    </w:p>
    <w:p w14:paraId="2B577D2F" w14:textId="5C0E7762" w:rsidR="00E7545B" w:rsidRPr="00D77307" w:rsidRDefault="00E7545B" w:rsidP="00E7545B">
      <w:pPr>
        <w:widowControl/>
        <w:overflowPunct/>
        <w:autoSpaceDE/>
        <w:autoSpaceDN/>
        <w:adjustRightInd/>
        <w:ind w:firstLine="720"/>
        <w:rPr>
          <w:rFonts w:ascii="Arial" w:hAnsi="Arial" w:cs="Arial"/>
          <w:sz w:val="22"/>
          <w:szCs w:val="22"/>
          <w:lang w:eastAsia="en-US"/>
        </w:rPr>
      </w:pPr>
      <w:r w:rsidRPr="00D77307">
        <w:rPr>
          <w:rFonts w:ascii="Arial" w:hAnsi="Arial" w:cs="Arial"/>
          <w:sz w:val="22"/>
          <w:szCs w:val="22"/>
          <w:lang w:eastAsia="en-US"/>
        </w:rPr>
        <w:t>Likelihood of protectable IP from this Project?</w:t>
      </w:r>
    </w:p>
    <w:p w14:paraId="566A4AC4" w14:textId="77777777" w:rsidR="00E7545B" w:rsidRPr="00D77307" w:rsidRDefault="00E7545B" w:rsidP="00E7545B">
      <w:pPr>
        <w:widowControl/>
        <w:overflowPunct/>
        <w:autoSpaceDE/>
        <w:autoSpaceDN/>
        <w:adjustRightInd/>
        <w:rPr>
          <w:rFonts w:ascii="Arial" w:hAnsi="Arial" w:cs="Arial"/>
          <w:sz w:val="22"/>
          <w:szCs w:val="22"/>
          <w:lang w:eastAsia="en-US"/>
        </w:rPr>
      </w:pPr>
    </w:p>
    <w:p w14:paraId="2D8813F9" w14:textId="77777777" w:rsidR="00ED31BC" w:rsidRDefault="00E7545B" w:rsidP="00E7545B">
      <w:pPr>
        <w:widowControl/>
        <w:numPr>
          <w:ilvl w:val="0"/>
          <w:numId w:val="31"/>
        </w:numPr>
        <w:tabs>
          <w:tab w:val="left" w:pos="720"/>
          <w:tab w:val="left" w:pos="1080"/>
        </w:tabs>
        <w:overflowPunct/>
        <w:autoSpaceDE/>
        <w:autoSpaceDN/>
        <w:adjustRightInd/>
        <w:spacing w:line="360" w:lineRule="auto"/>
        <w:jc w:val="both"/>
        <w:rPr>
          <w:rFonts w:ascii="Arial" w:hAnsi="Arial" w:cs="Arial"/>
          <w:b/>
          <w:sz w:val="22"/>
          <w:szCs w:val="22"/>
          <w:lang w:eastAsia="en-US"/>
        </w:rPr>
      </w:pPr>
      <w:r w:rsidRPr="00D77307">
        <w:rPr>
          <w:rFonts w:ascii="Arial" w:hAnsi="Arial" w:cs="Arial"/>
          <w:b/>
          <w:sz w:val="22"/>
          <w:szCs w:val="22"/>
          <w:lang w:eastAsia="en-US"/>
        </w:rPr>
        <w:t>Patentable invention</w:t>
      </w:r>
      <w:r w:rsidR="007977F9">
        <w:rPr>
          <w:rFonts w:ascii="Arial" w:hAnsi="Arial" w:cs="Arial"/>
          <w:b/>
          <w:sz w:val="22"/>
          <w:szCs w:val="22"/>
          <w:lang w:eastAsia="en-US"/>
        </w:rPr>
        <w:t xml:space="preserve"> : </w:t>
      </w:r>
    </w:p>
    <w:p w14:paraId="46C3211C" w14:textId="2821A372" w:rsidR="00E7545B" w:rsidRPr="00ED31BC" w:rsidRDefault="007977F9" w:rsidP="00ED31BC">
      <w:pPr>
        <w:widowControl/>
        <w:tabs>
          <w:tab w:val="left" w:pos="720"/>
          <w:tab w:val="left" w:pos="1080"/>
        </w:tabs>
        <w:overflowPunct/>
        <w:autoSpaceDE/>
        <w:autoSpaceDN/>
        <w:adjustRightInd/>
        <w:spacing w:line="360" w:lineRule="auto"/>
        <w:ind w:left="1440"/>
        <w:jc w:val="both"/>
        <w:rPr>
          <w:rFonts w:ascii="Arial" w:hAnsi="Arial" w:cs="Arial"/>
          <w:bCs/>
          <w:sz w:val="22"/>
          <w:szCs w:val="22"/>
          <w:lang w:eastAsia="en-US"/>
        </w:rPr>
      </w:pPr>
      <w:r w:rsidRPr="00ED31BC">
        <w:rPr>
          <w:rFonts w:ascii="Arial" w:hAnsi="Arial" w:cs="Arial"/>
          <w:bCs/>
          <w:sz w:val="22"/>
          <w:szCs w:val="22"/>
          <w:lang w:eastAsia="en-US"/>
        </w:rPr>
        <w:t>Possible</w:t>
      </w:r>
      <w:r w:rsidR="00E7545B" w:rsidRPr="00ED31BC">
        <w:rPr>
          <w:rFonts w:ascii="Arial" w:hAnsi="Arial" w:cs="Arial"/>
          <w:bCs/>
          <w:sz w:val="22"/>
          <w:szCs w:val="22"/>
          <w:lang w:eastAsia="en-US"/>
        </w:rPr>
        <w:t xml:space="preserve"> </w:t>
      </w:r>
    </w:p>
    <w:p w14:paraId="46DA1C31" w14:textId="77777777" w:rsidR="00E7545B" w:rsidRPr="00D77307" w:rsidRDefault="00E7545B" w:rsidP="00E7545B">
      <w:pPr>
        <w:widowControl/>
        <w:tabs>
          <w:tab w:val="left" w:pos="1080"/>
        </w:tabs>
        <w:overflowPunct/>
        <w:autoSpaceDE/>
        <w:autoSpaceDN/>
        <w:adjustRightInd/>
        <w:jc w:val="both"/>
        <w:rPr>
          <w:rFonts w:ascii="Arial" w:hAnsi="Arial" w:cs="Arial"/>
          <w:i/>
          <w:sz w:val="22"/>
          <w:szCs w:val="22"/>
          <w:lang w:eastAsia="en-US"/>
        </w:rPr>
      </w:pPr>
      <w:r w:rsidRPr="00D77307">
        <w:rPr>
          <w:rFonts w:ascii="Arial" w:hAnsi="Arial" w:cs="Arial"/>
          <w:sz w:val="22"/>
          <w:szCs w:val="22"/>
          <w:lang w:eastAsia="en-US"/>
        </w:rPr>
        <w:t xml:space="preserve">                  </w:t>
      </w:r>
    </w:p>
    <w:p w14:paraId="387868A8" w14:textId="77777777" w:rsidR="00E7545B" w:rsidRPr="00D77307" w:rsidRDefault="00E7545B" w:rsidP="00E7545B">
      <w:pPr>
        <w:widowControl/>
        <w:tabs>
          <w:tab w:val="left" w:pos="1080"/>
        </w:tabs>
        <w:overflowPunct/>
        <w:autoSpaceDE/>
        <w:autoSpaceDN/>
        <w:adjustRightInd/>
        <w:jc w:val="both"/>
        <w:rPr>
          <w:rFonts w:ascii="Arial" w:hAnsi="Arial" w:cs="Arial"/>
          <w:sz w:val="22"/>
          <w:szCs w:val="22"/>
          <w:lang w:eastAsia="en-US"/>
        </w:rPr>
      </w:pPr>
    </w:p>
    <w:p w14:paraId="7E53BB3C" w14:textId="5E0CB251" w:rsidR="00E7545B" w:rsidRPr="00D77307" w:rsidRDefault="00E7545B" w:rsidP="00E7545B">
      <w:pPr>
        <w:widowControl/>
        <w:numPr>
          <w:ilvl w:val="0"/>
          <w:numId w:val="31"/>
        </w:numPr>
        <w:tabs>
          <w:tab w:val="left" w:pos="720"/>
          <w:tab w:val="left" w:pos="1080"/>
        </w:tabs>
        <w:overflowPunct/>
        <w:autoSpaceDE/>
        <w:autoSpaceDN/>
        <w:adjustRightInd/>
        <w:spacing w:line="360" w:lineRule="auto"/>
        <w:jc w:val="both"/>
        <w:rPr>
          <w:rFonts w:ascii="Arial" w:hAnsi="Arial" w:cs="Arial"/>
          <w:b/>
          <w:sz w:val="22"/>
          <w:szCs w:val="22"/>
          <w:lang w:eastAsia="en-US"/>
        </w:rPr>
      </w:pPr>
      <w:r w:rsidRPr="00D77307">
        <w:rPr>
          <w:rFonts w:ascii="Arial" w:hAnsi="Arial" w:cs="Arial"/>
          <w:b/>
          <w:sz w:val="22"/>
          <w:szCs w:val="22"/>
          <w:lang w:eastAsia="en-US"/>
        </w:rPr>
        <w:t xml:space="preserve">Other form of IP </w:t>
      </w:r>
      <w:r w:rsidR="007977F9">
        <w:rPr>
          <w:rFonts w:ascii="Arial" w:hAnsi="Arial" w:cs="Arial"/>
          <w:b/>
          <w:sz w:val="22"/>
          <w:szCs w:val="22"/>
          <w:lang w:eastAsia="en-US"/>
        </w:rPr>
        <w:t>:</w:t>
      </w:r>
      <w:r w:rsidR="00ED31BC">
        <w:rPr>
          <w:rFonts w:ascii="Arial" w:hAnsi="Arial" w:cs="Arial"/>
          <w:b/>
          <w:sz w:val="22"/>
          <w:szCs w:val="22"/>
          <w:lang w:eastAsia="en-US"/>
        </w:rPr>
        <w:t xml:space="preserve"> </w:t>
      </w:r>
      <w:r w:rsidRPr="00D77307">
        <w:rPr>
          <w:rFonts w:ascii="Arial" w:hAnsi="Arial" w:cs="Arial"/>
          <w:b/>
          <w:sz w:val="22"/>
          <w:szCs w:val="22"/>
          <w:lang w:eastAsia="en-US"/>
        </w:rPr>
        <w:t>Know-How/Copyright</w:t>
      </w:r>
      <w:r w:rsidR="00ED31BC">
        <w:rPr>
          <w:rFonts w:ascii="Arial" w:hAnsi="Arial" w:cs="Arial"/>
          <w:b/>
          <w:sz w:val="22"/>
          <w:szCs w:val="22"/>
          <w:lang w:eastAsia="en-US"/>
        </w:rPr>
        <w:t xml:space="preserve"> </w:t>
      </w:r>
    </w:p>
    <w:p w14:paraId="6D42F491" w14:textId="43326ABB" w:rsidR="00E7545B" w:rsidRPr="00D77307" w:rsidRDefault="00E7545B" w:rsidP="00E7545B">
      <w:pPr>
        <w:widowControl/>
        <w:tabs>
          <w:tab w:val="left" w:pos="1080"/>
        </w:tabs>
        <w:overflowPunct/>
        <w:adjustRightInd/>
        <w:jc w:val="both"/>
        <w:rPr>
          <w:rFonts w:ascii="Arial" w:hAnsi="Arial" w:cs="Arial"/>
          <w:sz w:val="22"/>
          <w:szCs w:val="22"/>
          <w:lang w:eastAsia="en-US"/>
        </w:rPr>
      </w:pPr>
      <w:r w:rsidRPr="00D77307">
        <w:rPr>
          <w:rFonts w:ascii="Arial" w:hAnsi="Arial" w:cs="Arial"/>
          <w:sz w:val="22"/>
          <w:szCs w:val="22"/>
          <w:lang w:eastAsia="en-US"/>
        </w:rPr>
        <w:t xml:space="preserve">                  </w:t>
      </w:r>
      <w:r w:rsidR="00ED31BC">
        <w:rPr>
          <w:rFonts w:ascii="Arial" w:hAnsi="Arial" w:cs="Arial"/>
          <w:sz w:val="22"/>
          <w:szCs w:val="22"/>
          <w:lang w:eastAsia="en-US"/>
        </w:rPr>
        <w:tab/>
        <w:t>Yes</w:t>
      </w:r>
    </w:p>
    <w:p w14:paraId="3CAD3D9C" w14:textId="77777777" w:rsidR="00E7545B" w:rsidRPr="00D77307" w:rsidRDefault="00E7545B" w:rsidP="00E7545B">
      <w:pPr>
        <w:widowControl/>
        <w:tabs>
          <w:tab w:val="left" w:pos="1080"/>
        </w:tabs>
        <w:overflowPunct/>
        <w:adjustRightInd/>
        <w:jc w:val="both"/>
        <w:rPr>
          <w:rFonts w:ascii="Arial" w:hAnsi="Arial" w:cs="Arial"/>
          <w:b/>
          <w:sz w:val="22"/>
          <w:szCs w:val="22"/>
          <w:lang w:eastAsia="en-US"/>
        </w:rPr>
      </w:pPr>
    </w:p>
    <w:p w14:paraId="5D2168E7" w14:textId="77777777" w:rsidR="00E7545B" w:rsidRPr="00D77307" w:rsidRDefault="00E7545B" w:rsidP="00E7545B">
      <w:pPr>
        <w:widowControl/>
        <w:tabs>
          <w:tab w:val="left" w:pos="720"/>
          <w:tab w:val="left" w:pos="1080"/>
        </w:tabs>
        <w:overflowPunct/>
        <w:autoSpaceDE/>
        <w:autoSpaceDN/>
        <w:adjustRightInd/>
        <w:ind w:left="720"/>
        <w:jc w:val="both"/>
        <w:rPr>
          <w:rFonts w:ascii="Arial" w:hAnsi="Arial" w:cs="Arial"/>
          <w:sz w:val="22"/>
          <w:szCs w:val="22"/>
          <w:lang w:eastAsia="en-US"/>
        </w:rPr>
      </w:pPr>
    </w:p>
    <w:p w14:paraId="65C260F3" w14:textId="77777777" w:rsidR="00E7545B" w:rsidRPr="00D77307" w:rsidRDefault="00E7545B" w:rsidP="00E7545B">
      <w:pPr>
        <w:widowControl/>
        <w:tabs>
          <w:tab w:val="left" w:pos="720"/>
          <w:tab w:val="left" w:pos="1080"/>
        </w:tabs>
        <w:overflowPunct/>
        <w:autoSpaceDE/>
        <w:autoSpaceDN/>
        <w:adjustRightInd/>
        <w:ind w:left="720"/>
        <w:jc w:val="both"/>
        <w:rPr>
          <w:rFonts w:ascii="Arial" w:hAnsi="Arial" w:cs="Arial"/>
          <w:sz w:val="22"/>
          <w:szCs w:val="22"/>
          <w:lang w:eastAsia="en-US"/>
        </w:rPr>
      </w:pPr>
      <w:r w:rsidRPr="00D77307">
        <w:rPr>
          <w:rFonts w:ascii="Arial" w:hAnsi="Arial" w:cs="Arial"/>
          <w:sz w:val="22"/>
          <w:szCs w:val="22"/>
          <w:lang w:eastAsia="en-US"/>
        </w:rPr>
        <w:t xml:space="preserve">Likelihood of </w:t>
      </w:r>
      <w:r>
        <w:rPr>
          <w:rFonts w:ascii="Arial" w:hAnsi="Arial" w:cs="Arial"/>
          <w:sz w:val="22"/>
          <w:szCs w:val="22"/>
          <w:lang w:eastAsia="en-US"/>
        </w:rPr>
        <w:t xml:space="preserve">commercializing </w:t>
      </w:r>
      <w:r w:rsidRPr="00D77307">
        <w:rPr>
          <w:rFonts w:ascii="Arial" w:hAnsi="Arial" w:cs="Arial"/>
          <w:sz w:val="22"/>
          <w:szCs w:val="22"/>
          <w:lang w:eastAsia="en-US"/>
        </w:rPr>
        <w:t>/</w:t>
      </w:r>
      <w:r>
        <w:rPr>
          <w:rFonts w:ascii="Arial" w:hAnsi="Arial" w:cs="Arial"/>
          <w:sz w:val="22"/>
          <w:szCs w:val="22"/>
          <w:lang w:eastAsia="en-US"/>
        </w:rPr>
        <w:t xml:space="preserve"> </w:t>
      </w:r>
      <w:r w:rsidRPr="00D77307">
        <w:rPr>
          <w:rFonts w:ascii="Arial" w:hAnsi="Arial" w:cs="Arial"/>
          <w:sz w:val="22"/>
          <w:szCs w:val="22"/>
          <w:lang w:eastAsia="en-US"/>
        </w:rPr>
        <w:t xml:space="preserve">licensing the discovery/invention from this </w:t>
      </w:r>
    </w:p>
    <w:p w14:paraId="6D0E2DDB" w14:textId="77777777" w:rsidR="00E7545B" w:rsidRPr="00D77307" w:rsidRDefault="00E7545B" w:rsidP="00E7545B">
      <w:pPr>
        <w:widowControl/>
        <w:tabs>
          <w:tab w:val="left" w:pos="720"/>
          <w:tab w:val="left" w:pos="1080"/>
        </w:tabs>
        <w:overflowPunct/>
        <w:autoSpaceDE/>
        <w:autoSpaceDN/>
        <w:adjustRightInd/>
        <w:ind w:left="720"/>
        <w:jc w:val="both"/>
        <w:rPr>
          <w:rFonts w:ascii="Arial" w:hAnsi="Arial" w:cs="Arial"/>
          <w:i/>
          <w:sz w:val="22"/>
          <w:szCs w:val="22"/>
          <w:lang w:eastAsia="en-US"/>
        </w:rPr>
      </w:pPr>
      <w:r w:rsidRPr="00D77307">
        <w:rPr>
          <w:rFonts w:ascii="Arial" w:hAnsi="Arial" w:cs="Arial"/>
          <w:sz w:val="22"/>
          <w:szCs w:val="22"/>
          <w:lang w:eastAsia="en-US"/>
        </w:rPr>
        <w:t>Project?</w:t>
      </w:r>
    </w:p>
    <w:p w14:paraId="540213C2" w14:textId="77777777" w:rsidR="00E7545B" w:rsidRPr="00D77307" w:rsidRDefault="00E7545B" w:rsidP="00E7545B">
      <w:pPr>
        <w:widowControl/>
        <w:tabs>
          <w:tab w:val="left" w:pos="1080"/>
        </w:tabs>
        <w:overflowPunct/>
        <w:adjustRightInd/>
        <w:jc w:val="both"/>
        <w:rPr>
          <w:rFonts w:ascii="Arial" w:hAnsi="Arial" w:cs="Arial"/>
          <w:b/>
          <w:sz w:val="22"/>
          <w:szCs w:val="22"/>
          <w:lang w:eastAsia="en-US"/>
        </w:rPr>
      </w:pPr>
    </w:p>
    <w:p w14:paraId="6EBCD436" w14:textId="77777777" w:rsidR="00E7545B" w:rsidRDefault="00E7545B" w:rsidP="00E7545B">
      <w:pPr>
        <w:widowControl/>
        <w:numPr>
          <w:ilvl w:val="0"/>
          <w:numId w:val="31"/>
        </w:numPr>
        <w:tabs>
          <w:tab w:val="left" w:pos="1080"/>
        </w:tabs>
        <w:overflowPunct/>
        <w:autoSpaceDE/>
        <w:autoSpaceDN/>
        <w:adjustRightInd/>
        <w:jc w:val="both"/>
        <w:rPr>
          <w:rFonts w:ascii="Arial" w:hAnsi="Arial" w:cs="Arial"/>
          <w:b/>
          <w:sz w:val="22"/>
          <w:szCs w:val="22"/>
          <w:lang w:eastAsia="en-US"/>
        </w:rPr>
      </w:pPr>
      <w:r w:rsidRPr="00D77307">
        <w:rPr>
          <w:rFonts w:ascii="Arial" w:hAnsi="Arial" w:cs="Arial"/>
          <w:b/>
          <w:sz w:val="22"/>
          <w:szCs w:val="22"/>
          <w:lang w:eastAsia="en-US"/>
        </w:rPr>
        <w:t xml:space="preserve">Commercialisation </w:t>
      </w:r>
    </w:p>
    <w:p w14:paraId="18788E81" w14:textId="77777777" w:rsidR="00ED31BC" w:rsidRDefault="00ED31BC" w:rsidP="00ED31BC">
      <w:pPr>
        <w:widowControl/>
        <w:tabs>
          <w:tab w:val="left" w:pos="1080"/>
        </w:tabs>
        <w:overflowPunct/>
        <w:autoSpaceDE/>
        <w:autoSpaceDN/>
        <w:adjustRightInd/>
        <w:ind w:left="1440"/>
        <w:jc w:val="both"/>
        <w:rPr>
          <w:rFonts w:ascii="Arial" w:hAnsi="Arial" w:cs="Arial"/>
          <w:b/>
          <w:sz w:val="22"/>
          <w:szCs w:val="22"/>
          <w:lang w:eastAsia="en-US"/>
        </w:rPr>
      </w:pPr>
    </w:p>
    <w:p w14:paraId="6382E59D" w14:textId="2FAFA98E" w:rsidR="00ED31BC" w:rsidRPr="00D77307" w:rsidRDefault="00ED31BC" w:rsidP="00ED31BC">
      <w:pPr>
        <w:widowControl/>
        <w:tabs>
          <w:tab w:val="left" w:pos="1080"/>
        </w:tabs>
        <w:overflowPunct/>
        <w:autoSpaceDE/>
        <w:autoSpaceDN/>
        <w:adjustRightInd/>
        <w:ind w:left="1440"/>
        <w:jc w:val="both"/>
        <w:rPr>
          <w:rFonts w:ascii="Arial" w:hAnsi="Arial" w:cs="Arial"/>
          <w:b/>
          <w:sz w:val="22"/>
          <w:szCs w:val="22"/>
          <w:lang w:eastAsia="en-US"/>
        </w:rPr>
      </w:pPr>
      <w:r w:rsidRPr="00ED31BC">
        <w:rPr>
          <w:rFonts w:ascii="Arial" w:hAnsi="Arial" w:cs="Arial"/>
          <w:bCs/>
          <w:sz w:val="22"/>
          <w:szCs w:val="22"/>
          <w:lang w:eastAsia="en-US"/>
        </w:rPr>
        <w:t>Possible</w:t>
      </w:r>
    </w:p>
    <w:p w14:paraId="5D261A8B" w14:textId="77777777" w:rsidR="00E7545B" w:rsidRPr="00D77307" w:rsidRDefault="00E7545B" w:rsidP="00E7545B">
      <w:pPr>
        <w:widowControl/>
        <w:tabs>
          <w:tab w:val="left" w:pos="1080"/>
        </w:tabs>
        <w:overflowPunct/>
        <w:autoSpaceDE/>
        <w:autoSpaceDN/>
        <w:adjustRightInd/>
        <w:jc w:val="both"/>
        <w:rPr>
          <w:rFonts w:ascii="Arial" w:hAnsi="Arial" w:cs="Arial"/>
          <w:b/>
          <w:sz w:val="22"/>
          <w:szCs w:val="22"/>
          <w:lang w:eastAsia="en-US"/>
        </w:rPr>
      </w:pPr>
    </w:p>
    <w:p w14:paraId="19D53B50" w14:textId="77777777" w:rsidR="00E7545B" w:rsidRPr="00D77307" w:rsidRDefault="00E7545B" w:rsidP="00E7545B">
      <w:pPr>
        <w:widowControl/>
        <w:overflowPunct/>
        <w:autoSpaceDE/>
        <w:autoSpaceDN/>
        <w:adjustRightInd/>
        <w:rPr>
          <w:rFonts w:ascii="Arial" w:hAnsi="Arial" w:cs="Arial"/>
          <w:b/>
          <w:sz w:val="22"/>
          <w:szCs w:val="22"/>
          <w:lang w:eastAsia="en-US"/>
        </w:rPr>
      </w:pPr>
      <w:r w:rsidRPr="00D77307">
        <w:rPr>
          <w:rFonts w:ascii="Arial" w:hAnsi="Arial" w:cs="Arial"/>
          <w:i/>
          <w:sz w:val="22"/>
          <w:szCs w:val="22"/>
          <w:lang w:eastAsia="en-US"/>
        </w:rPr>
        <w:t xml:space="preserve">             </w:t>
      </w:r>
    </w:p>
    <w:p w14:paraId="2451265C" w14:textId="77777777" w:rsidR="00E7545B" w:rsidRPr="00D77307" w:rsidRDefault="00E7545B" w:rsidP="00E7545B">
      <w:pPr>
        <w:widowControl/>
        <w:tabs>
          <w:tab w:val="left" w:pos="1080"/>
        </w:tabs>
        <w:overflowPunct/>
        <w:autoSpaceDE/>
        <w:autoSpaceDN/>
        <w:adjustRightInd/>
        <w:rPr>
          <w:rFonts w:ascii="Arial" w:hAnsi="Arial" w:cs="Arial"/>
          <w:i/>
          <w:sz w:val="22"/>
          <w:szCs w:val="22"/>
          <w:lang w:eastAsia="en-US"/>
        </w:rPr>
      </w:pPr>
    </w:p>
    <w:p w14:paraId="58395709" w14:textId="77777777" w:rsidR="00E7545B" w:rsidRPr="00D77307" w:rsidRDefault="00E7545B" w:rsidP="00E7545B">
      <w:pPr>
        <w:rPr>
          <w:rFonts w:ascii="Arial" w:hAnsi="Arial" w:cs="Arial"/>
          <w:sz w:val="24"/>
          <w:szCs w:val="24"/>
          <w:u w:val="single"/>
        </w:rPr>
      </w:pPr>
    </w:p>
    <w:p w14:paraId="408D8EE9" w14:textId="77777777" w:rsidR="00E7545B" w:rsidRPr="00BD4777" w:rsidRDefault="00E7545B" w:rsidP="0054318A">
      <w:pPr>
        <w:jc w:val="center"/>
        <w:rPr>
          <w:rFonts w:ascii="Arial" w:hAnsi="Arial" w:cs="Arial"/>
          <w:lang w:val="en-GB"/>
        </w:rPr>
      </w:pPr>
    </w:p>
    <w:sectPr w:rsidR="00E7545B" w:rsidRPr="00BD477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amantha" w:date="2026-09-02T20:32:00Z" w:initials="Samantha">
    <w:p w14:paraId="29BFDE92" w14:textId="24AF0682" w:rsidR="00D524AE" w:rsidRDefault="00D524AE">
      <w:pPr>
        <w:pStyle w:val="CommentText"/>
      </w:pPr>
      <w:r>
        <w:rPr>
          <w:rStyle w:val="CommentReference"/>
        </w:rPr>
        <w:annotationRef/>
      </w:r>
      <w:r>
        <w:t>Added because this is used in Clause 9</w:t>
      </w:r>
    </w:p>
  </w:comment>
  <w:comment w:id="15" w:author="Samantha" w:date="2026-09-02T20:39:00Z" w:initials="Samantha">
    <w:p w14:paraId="0A4A38A3" w14:textId="3EA81C74" w:rsidR="00D524AE" w:rsidRDefault="00D524AE">
      <w:pPr>
        <w:pStyle w:val="CommentText"/>
      </w:pPr>
      <w:r>
        <w:rPr>
          <w:rStyle w:val="CommentReference"/>
        </w:rPr>
        <w:annotationRef/>
      </w:r>
      <w:r>
        <w:rPr>
          <w:highlight w:val="yellow"/>
        </w:rPr>
        <w:t>@Serene:</w:t>
      </w:r>
      <w:r>
        <w:t xml:space="preserve"> </w:t>
      </w:r>
      <w:r w:rsidRPr="00D524AE">
        <w:t xml:space="preserve">I’ll propose to describe the </w:t>
      </w:r>
      <w:r>
        <w:t>IFX</w:t>
      </w:r>
      <w:r w:rsidRPr="00D524AE">
        <w:t>'s capabilities in a more factual manner and avoid an implied claim of market leadership</w:t>
      </w:r>
      <w:r>
        <w:t>.</w:t>
      </w:r>
    </w:p>
  </w:comment>
  <w:comment w:id="18" w:author="Samantha" w:date="2026-09-02T20:45:00Z" w:initials="Samantha">
    <w:p w14:paraId="073C22D4" w14:textId="1875F65E" w:rsidR="00D524AE" w:rsidRDefault="00D524AE">
      <w:pPr>
        <w:pStyle w:val="CommentText"/>
      </w:pPr>
      <w:r>
        <w:rPr>
          <w:rStyle w:val="CommentReference"/>
        </w:rPr>
        <w:annotationRef/>
      </w:r>
      <w:r>
        <w:rPr>
          <w:highlight w:val="yellow"/>
        </w:rPr>
        <w:t>@Serene:</w:t>
      </w:r>
      <w:r>
        <w:t xml:space="preserve"> </w:t>
      </w:r>
      <w:r w:rsidRPr="00D524AE">
        <w:t>I’ll propose to remove the reference to "exploit", which could imply agreed to commercialise</w:t>
      </w:r>
      <w:r w:rsidR="00037D7C">
        <w:t xml:space="preserve"> jointly</w:t>
      </w:r>
      <w:r>
        <w:t>.</w:t>
      </w:r>
    </w:p>
  </w:comment>
  <w:comment w:id="21" w:author="Samantha" w:date="2026-09-02T20:46:00Z" w:initials="Samantha">
    <w:p w14:paraId="62B5AB45" w14:textId="04F0EE9D" w:rsidR="00D524AE" w:rsidRDefault="00D524AE">
      <w:pPr>
        <w:pStyle w:val="CommentText"/>
      </w:pPr>
      <w:r>
        <w:rPr>
          <w:rStyle w:val="CommentReference"/>
        </w:rPr>
        <w:annotationRef/>
      </w:r>
      <w:r>
        <w:rPr>
          <w:highlight w:val="yellow"/>
        </w:rPr>
        <w:t>@Serene:</w:t>
      </w:r>
      <w:r>
        <w:t xml:space="preserve"> I replaced “Research” with “Project” because “Project” is a defined term, but “Research” is not, and “Project” works equally well here.</w:t>
      </w:r>
    </w:p>
  </w:comment>
  <w:comment w:id="24" w:author="Samantha" w:date="2026-09-02T20:47:00Z" w:initials="Samantha">
    <w:p w14:paraId="6E3F103D" w14:textId="382182CD" w:rsidR="00D524AE" w:rsidRDefault="00D524AE">
      <w:pPr>
        <w:pStyle w:val="CommentText"/>
      </w:pPr>
      <w:r>
        <w:rPr>
          <w:rStyle w:val="CommentReference"/>
        </w:rPr>
        <w:annotationRef/>
      </w:r>
      <w:r>
        <w:rPr>
          <w:highlight w:val="yellow"/>
        </w:rPr>
        <w:t>@Serene:</w:t>
      </w:r>
      <w:r>
        <w:t xml:space="preserve"> As above about </w:t>
      </w:r>
      <w:r w:rsidRPr="00D524AE">
        <w:t>replac</w:t>
      </w:r>
      <w:r>
        <w:t>ing</w:t>
      </w:r>
      <w:r w:rsidRPr="00D524AE">
        <w:t xml:space="preserve"> “Research” </w:t>
      </w:r>
    </w:p>
  </w:comment>
  <w:comment w:id="27" w:author="Samantha" w:date="2026-09-02T20:48:00Z" w:initials="Samantha">
    <w:p w14:paraId="3E07FF31" w14:textId="37C50385" w:rsidR="00D524AE" w:rsidRDefault="00D524AE">
      <w:pPr>
        <w:pStyle w:val="CommentText"/>
      </w:pPr>
      <w:r>
        <w:rPr>
          <w:rStyle w:val="CommentReference"/>
        </w:rPr>
        <w:annotationRef/>
      </w:r>
      <w:r>
        <w:rPr>
          <w:highlight w:val="yellow"/>
        </w:rPr>
        <w:t>@Serene:</w:t>
      </w:r>
      <w:r>
        <w:t xml:space="preserve"> “Payment Schedule” is misleading because there’s no monetary payment, and so I replaced it with “in-kind contribution”</w:t>
      </w:r>
    </w:p>
  </w:comment>
  <w:comment w:id="30" w:author="Samantha" w:date="2026-09-02T20:50:00Z" w:initials="Samantha">
    <w:p w14:paraId="1FFE9B92" w14:textId="1FBB01FD" w:rsidR="00D524AE" w:rsidRDefault="00D524AE">
      <w:pPr>
        <w:pStyle w:val="CommentText"/>
      </w:pPr>
      <w:r>
        <w:rPr>
          <w:rStyle w:val="CommentReference"/>
        </w:rPr>
        <w:annotationRef/>
      </w:r>
      <w:r>
        <w:rPr>
          <w:highlight w:val="yellow"/>
        </w:rPr>
        <w:t>@Serene:</w:t>
      </w:r>
      <w:r>
        <w:t xml:space="preserve"> IFX’s standard clause</w:t>
      </w:r>
    </w:p>
  </w:comment>
  <w:comment w:id="38" w:author="Samantha" w:date="2026-09-02T11:26:00Z" w:initials="Samantha">
    <w:p w14:paraId="35FB478A" w14:textId="266657E3" w:rsidR="00D524AE" w:rsidRDefault="00BA74B3">
      <w:pPr>
        <w:pStyle w:val="CommentText"/>
      </w:pPr>
      <w:r>
        <w:rPr>
          <w:rStyle w:val="CommentReference"/>
        </w:rPr>
        <w:annotationRef/>
      </w:r>
      <w:r w:rsidR="00D524AE">
        <w:rPr>
          <w:highlight w:val="yellow"/>
        </w:rPr>
        <w:t>@Serene:</w:t>
      </w:r>
      <w:r w:rsidR="00D524AE">
        <w:t xml:space="preserve"> </w:t>
      </w:r>
      <w:r w:rsidR="00D524AE" w:rsidRPr="00D524AE">
        <w:t>I’ll propose to clarify that Background IP is limited to IP that IFX owns, controls or is licensed to use, and to avoid ambiguity regarding third-party IP.</w:t>
      </w:r>
      <w:r w:rsidR="00D524AE">
        <w:t xml:space="preserve"> </w:t>
      </w:r>
    </w:p>
    <w:p w14:paraId="447F6E74" w14:textId="0D3FCC23" w:rsidR="00BA74B3" w:rsidRDefault="00D524AE">
      <w:pPr>
        <w:pStyle w:val="CommentText"/>
      </w:pPr>
      <w:r>
        <w:t>I also split “Background IP” and “Background IPR” for clarity, and because both are used in the agreement</w:t>
      </w:r>
    </w:p>
  </w:comment>
  <w:comment w:id="40" w:author="INFINEON" w:date="2026-09-03T13:23:00Z" w:initials="INFINEON">
    <w:p w14:paraId="09BB2DF4" w14:textId="314D8060" w:rsidR="003E63DC" w:rsidRDefault="003E63DC">
      <w:pPr>
        <w:pStyle w:val="CommentText"/>
      </w:pPr>
      <w:r>
        <w:rPr>
          <w:rStyle w:val="CommentReference"/>
        </w:rPr>
        <w:annotationRef/>
      </w:r>
      <w:r>
        <w:t xml:space="preserve">The template explicitly excluded Data from Foreground IP, hence I deleted “data” from the definition of “Intellectual Property”, and added it as a separate item here for Background IP. “Know-how” is deleted because it is already in the definition of Intellectual Property. </w:t>
      </w:r>
    </w:p>
  </w:comment>
  <w:comment w:id="59" w:author="Samantha" w:date="2026-09-02T20:51:00Z" w:initials="Samantha">
    <w:p w14:paraId="39F42A0C" w14:textId="14E13E84" w:rsidR="00D524AE" w:rsidRDefault="00D524AE">
      <w:pPr>
        <w:pStyle w:val="CommentText"/>
      </w:pPr>
      <w:r>
        <w:rPr>
          <w:rStyle w:val="CommentReference"/>
        </w:rPr>
        <w:annotationRef/>
      </w:r>
      <w:r>
        <w:rPr>
          <w:highlight w:val="yellow"/>
        </w:rPr>
        <w:t>@Serene:</w:t>
      </w:r>
      <w:r>
        <w:t xml:space="preserve"> IFX’s standard clause, except using “Singapore” instead of “where IFX or XXX operates”</w:t>
      </w:r>
    </w:p>
  </w:comment>
  <w:comment w:id="65" w:author="Samantha" w:date="2026-09-02T16:27:00Z" w:initials="Samantha">
    <w:p w14:paraId="6F793657" w14:textId="3BB56331" w:rsidR="00FC1103" w:rsidRDefault="00FC1103">
      <w:pPr>
        <w:pStyle w:val="CommentText"/>
      </w:pPr>
      <w:r>
        <w:rPr>
          <w:rStyle w:val="CommentReference"/>
        </w:rPr>
        <w:annotationRef/>
      </w:r>
      <w:r w:rsidR="009336F5">
        <w:rPr>
          <w:highlight w:val="cyan"/>
        </w:rPr>
        <w:t>@</w:t>
      </w:r>
      <w:r w:rsidR="009336F5" w:rsidRPr="009336F5">
        <w:rPr>
          <w:highlight w:val="cyan"/>
        </w:rPr>
        <w:t xml:space="preserve">Wesley:  </w:t>
      </w:r>
      <w:r w:rsidR="009336F5">
        <w:t>Please verify if the description of data makes sense. Thanks</w:t>
      </w:r>
      <w:r w:rsidR="009336F5">
        <w:rPr>
          <w:highlight w:val="yellow"/>
        </w:rPr>
        <w:br/>
      </w:r>
      <w:r w:rsidR="00D524AE">
        <w:rPr>
          <w:highlight w:val="yellow"/>
        </w:rPr>
        <w:t>@Serene:</w:t>
      </w:r>
      <w:r w:rsidR="00D524AE">
        <w:t xml:space="preserve"> </w:t>
      </w:r>
      <w:r>
        <w:t xml:space="preserve">Data </w:t>
      </w:r>
      <w:r w:rsidR="00D524AE">
        <w:t xml:space="preserve">(capitalized term) </w:t>
      </w:r>
      <w:r w:rsidR="009336F5">
        <w:t xml:space="preserve">appears in the NP’s definition of </w:t>
      </w:r>
      <w:r>
        <w:t>Foreground IP</w:t>
      </w:r>
      <w:r w:rsidR="00D524AE">
        <w:t xml:space="preserve">. For this, I’d like to capture all test data from the project. </w:t>
      </w:r>
    </w:p>
  </w:comment>
  <w:comment w:id="66" w:author="Poh Wesley (ATV SYS SAE CS AI)" w:date="2026-09-07T01:09:00Z" w:initials="QP">
    <w:p w14:paraId="527D371C" w14:textId="77777777" w:rsidR="004C646F" w:rsidRDefault="004C646F" w:rsidP="004C646F">
      <w:pPr>
        <w:pStyle w:val="CommentText"/>
      </w:pPr>
      <w:r>
        <w:rPr>
          <w:rStyle w:val="CommentReference"/>
        </w:rPr>
        <w:annotationRef/>
      </w:r>
      <w:r>
        <w:rPr>
          <w:lang w:val="en-SG"/>
        </w:rPr>
        <w:t>@Samantha: Yes, the description of “Data” is correct.</w:t>
      </w:r>
    </w:p>
  </w:comment>
  <w:comment w:id="70" w:author="Samantha" w:date="2026-09-02T21:14:00Z" w:initials="Samantha">
    <w:p w14:paraId="4369E7FB" w14:textId="175190DC" w:rsidR="00D524AE" w:rsidRDefault="00D524AE">
      <w:pPr>
        <w:pStyle w:val="CommentText"/>
      </w:pPr>
      <w:r>
        <w:rPr>
          <w:rStyle w:val="CommentReference"/>
        </w:rPr>
        <w:annotationRef/>
      </w:r>
      <w:r>
        <w:rPr>
          <w:highlight w:val="yellow"/>
        </w:rPr>
        <w:t>@Serene:</w:t>
      </w:r>
      <w:r>
        <w:t xml:space="preserve"> I split </w:t>
      </w:r>
      <w:r w:rsidRPr="00D524AE">
        <w:t>Foreground IP from Foreground IPR for clarity</w:t>
      </w:r>
      <w:r>
        <w:t>, and because both are used in the agreement</w:t>
      </w:r>
      <w:r w:rsidRPr="00D524AE">
        <w:t>.</w:t>
      </w:r>
    </w:p>
  </w:comment>
  <w:comment w:id="72" w:author="INFINEON" w:date="2026-09-03T14:03:00Z" w:initials="INFINEON">
    <w:p w14:paraId="125DFB22" w14:textId="50C09A89" w:rsidR="00F06677" w:rsidRDefault="00F06677">
      <w:pPr>
        <w:pStyle w:val="CommentText"/>
      </w:pPr>
      <w:r>
        <w:rPr>
          <w:rStyle w:val="CommentReference"/>
        </w:rPr>
        <w:annotationRef/>
      </w:r>
      <w:r>
        <w:t>This is copied from the definition of “Project IP” in Clause 9.3 as we will use Foreground IP instead of Project IP in Clause 9.</w:t>
      </w:r>
    </w:p>
  </w:comment>
  <w:comment w:id="80" w:author="Samantha" w:date="2026-09-02T21:19:00Z" w:initials="Samantha">
    <w:p w14:paraId="77B29AAF" w14:textId="0D235F25" w:rsidR="00D524AE" w:rsidRDefault="00D524AE">
      <w:pPr>
        <w:pStyle w:val="CommentText"/>
      </w:pPr>
      <w:r>
        <w:rPr>
          <w:rStyle w:val="CommentReference"/>
        </w:rPr>
        <w:annotationRef/>
      </w:r>
      <w:r>
        <w:rPr>
          <w:highlight w:val="yellow"/>
        </w:rPr>
        <w:t>@Serene:</w:t>
      </w:r>
      <w:r>
        <w:t xml:space="preserve"> </w:t>
      </w:r>
      <w:r w:rsidR="00F06677" w:rsidRPr="00F06677">
        <w:t xml:space="preserve">I’ll propose to </w:t>
      </w:r>
      <w:r w:rsidR="00F06677">
        <w:t>remove</w:t>
      </w:r>
      <w:r w:rsidR="00F06677" w:rsidRPr="00F06677">
        <w:t xml:space="preserve"> Confidential Information from Intellectual Property and clarify that the definition covers both registered and unregistered </w:t>
      </w:r>
      <w:r w:rsidR="00F06677">
        <w:t>IP</w:t>
      </w:r>
      <w:r w:rsidR="00F06677" w:rsidRPr="00F06677">
        <w:t xml:space="preserve"> rights</w:t>
      </w:r>
      <w:r w:rsidRPr="00D524AE">
        <w:t>.</w:t>
      </w:r>
    </w:p>
  </w:comment>
  <w:comment w:id="95" w:author="Samantha" w:date="2026-09-02T16:28:00Z" w:initials="Samantha">
    <w:p w14:paraId="0730B8A0" w14:textId="75EE12A8" w:rsidR="00FC1103" w:rsidRDefault="00FC1103">
      <w:pPr>
        <w:pStyle w:val="CommentText"/>
      </w:pPr>
      <w:r>
        <w:rPr>
          <w:rStyle w:val="CommentReference"/>
        </w:rPr>
        <w:annotationRef/>
      </w:r>
      <w:r w:rsidR="00D524AE">
        <w:rPr>
          <w:highlight w:val="yellow"/>
        </w:rPr>
        <w:t>@Serene:</w:t>
      </w:r>
      <w:r w:rsidR="00D524AE">
        <w:t xml:space="preserve"> </w:t>
      </w:r>
      <w:r w:rsidR="00F06677">
        <w:t>I a</w:t>
      </w:r>
      <w:r w:rsidR="00D524AE">
        <w:t xml:space="preserve">dded this definition </w:t>
      </w:r>
      <w:r>
        <w:t>because this capitalized term is used in Clauses 11 &amp; 12 but not defined.</w:t>
      </w:r>
    </w:p>
  </w:comment>
  <w:comment w:id="102" w:author="Samantha" w:date="2026-09-02T21:28:00Z" w:initials="Samantha">
    <w:p w14:paraId="097CBA3A" w14:textId="0018C6C3" w:rsidR="00D524AE" w:rsidRDefault="00D524AE">
      <w:pPr>
        <w:pStyle w:val="CommentText"/>
      </w:pPr>
      <w:r>
        <w:rPr>
          <w:rStyle w:val="CommentReference"/>
        </w:rPr>
        <w:annotationRef/>
      </w:r>
      <w:r>
        <w:rPr>
          <w:highlight w:val="yellow"/>
        </w:rPr>
        <w:t>@Serene:</w:t>
      </w:r>
      <w:r>
        <w:t xml:space="preserve"> </w:t>
      </w:r>
      <w:r w:rsidRPr="00D524AE">
        <w:t xml:space="preserve">I’ll propose to </w:t>
      </w:r>
      <w:r>
        <w:t xml:space="preserve">only </w:t>
      </w:r>
      <w:r w:rsidRPr="00D524AE">
        <w:t>restrict incorporation of Background IP into Project deliverables or Foreground IP</w:t>
      </w:r>
      <w:r w:rsidR="00037D7C">
        <w:t xml:space="preserve">, and </w:t>
      </w:r>
      <w:r w:rsidR="00037D7C" w:rsidRPr="00D524AE">
        <w:t>clarify that the Parties may use their own Background IP to perform the Project</w:t>
      </w:r>
      <w:r w:rsidR="00037D7C">
        <w:t xml:space="preserve"> without requiring consent</w:t>
      </w:r>
      <w:r w:rsidRPr="00D524AE">
        <w:t>.</w:t>
      </w:r>
    </w:p>
  </w:comment>
  <w:comment w:id="110" w:author="Samantha" w:date="2026-09-02T21:25:00Z" w:initials="Samantha">
    <w:p w14:paraId="34AF8C94" w14:textId="5E6C3831" w:rsidR="00D524AE" w:rsidRDefault="00D524AE">
      <w:pPr>
        <w:pStyle w:val="CommentText"/>
      </w:pPr>
      <w:r>
        <w:rPr>
          <w:rStyle w:val="CommentReference"/>
        </w:rPr>
        <w:annotationRef/>
      </w:r>
      <w:r>
        <w:rPr>
          <w:highlight w:val="yellow"/>
        </w:rPr>
        <w:t>@Serene:</w:t>
      </w:r>
      <w:r>
        <w:t xml:space="preserve"> </w:t>
      </w:r>
      <w:r w:rsidRPr="00D524AE">
        <w:t>I’ll propose to avoid any implication that the Parties must actively conduct IP clearance searches or provide legal advice.</w:t>
      </w:r>
    </w:p>
  </w:comment>
  <w:comment w:id="127" w:author="Samantha" w:date="2026-09-02T21:29:00Z" w:initials="Samantha">
    <w:p w14:paraId="36B0485A" w14:textId="2CCE19CE" w:rsidR="00D524AE" w:rsidRDefault="00D524AE">
      <w:pPr>
        <w:pStyle w:val="CommentText"/>
      </w:pPr>
      <w:r>
        <w:rPr>
          <w:rStyle w:val="CommentReference"/>
        </w:rPr>
        <w:annotationRef/>
      </w:r>
      <w:r>
        <w:rPr>
          <w:highlight w:val="yellow"/>
        </w:rPr>
        <w:t>@Serene:</w:t>
      </w:r>
      <w:r>
        <w:t xml:space="preserve"> </w:t>
      </w:r>
      <w:r w:rsidRPr="00D524AE">
        <w:t>I’ll propose to avoid requiring standalone assignment undertakings where equivalent assignment obligations already exist under employment agreements or other binding arrangements.</w:t>
      </w:r>
    </w:p>
  </w:comment>
  <w:comment w:id="139" w:author="Samantha" w:date="2026-09-02T21:32:00Z" w:initials="Samantha">
    <w:p w14:paraId="69909318" w14:textId="4A10334D" w:rsidR="00D524AE" w:rsidRDefault="00D524AE">
      <w:pPr>
        <w:pStyle w:val="CommentText"/>
      </w:pPr>
      <w:r>
        <w:rPr>
          <w:rStyle w:val="CommentReference"/>
        </w:rPr>
        <w:annotationRef/>
      </w:r>
      <w:r>
        <w:rPr>
          <w:highlight w:val="yellow"/>
        </w:rPr>
        <w:t>@Serene:</w:t>
      </w:r>
      <w:r>
        <w:t xml:space="preserve"> </w:t>
      </w:r>
      <w:r w:rsidRPr="00D524AE">
        <w:t>I’ll propose to limit the obligation to obtain additional IP assignment agreements to situations where existing arrangements are insufficient.</w:t>
      </w:r>
    </w:p>
  </w:comment>
  <w:comment w:id="148" w:author="Samantha" w:date="2026-09-02T21:33:00Z" w:initials="Samantha">
    <w:p w14:paraId="4CDCD50B" w14:textId="287A3DB1" w:rsidR="00D524AE" w:rsidRDefault="00D524AE">
      <w:pPr>
        <w:pStyle w:val="CommentText"/>
      </w:pPr>
      <w:r>
        <w:rPr>
          <w:rStyle w:val="CommentReference"/>
        </w:rPr>
        <w:annotationRef/>
      </w:r>
      <w:r>
        <w:rPr>
          <w:highlight w:val="yellow"/>
        </w:rPr>
        <w:t>@Serene:</w:t>
      </w:r>
      <w:r>
        <w:t xml:space="preserve"> </w:t>
      </w:r>
      <w:r w:rsidRPr="00D524AE">
        <w:t xml:space="preserve">I propose this change </w:t>
      </w:r>
      <w:r>
        <w:t>for</w:t>
      </w:r>
      <w:r w:rsidRPr="00D524AE">
        <w:t xml:space="preserve"> drafting clarity </w:t>
      </w:r>
    </w:p>
  </w:comment>
  <w:comment w:id="152" w:author="Samantha" w:date="2026-09-02T21:34:00Z" w:initials="Samantha">
    <w:p w14:paraId="2DE16BEA" w14:textId="5C5BF7B6" w:rsidR="00D524AE" w:rsidRDefault="00D524AE">
      <w:pPr>
        <w:pStyle w:val="CommentText"/>
      </w:pPr>
      <w:r>
        <w:rPr>
          <w:rStyle w:val="CommentReference"/>
        </w:rPr>
        <w:annotationRef/>
      </w:r>
      <w:r>
        <w:rPr>
          <w:highlight w:val="yellow"/>
        </w:rPr>
        <w:t>@Serene:</w:t>
      </w:r>
      <w:r>
        <w:t xml:space="preserve"> </w:t>
      </w:r>
      <w:r w:rsidRPr="00D524AE">
        <w:t xml:space="preserve">I’ll </w:t>
      </w:r>
      <w:r>
        <w:t>made this change for consistency with the previous sentence where “requesting Party” is used.</w:t>
      </w:r>
    </w:p>
  </w:comment>
  <w:comment w:id="153" w:author="Samantha" w:date="2026-09-02T21:38:00Z" w:initials="Samantha">
    <w:p w14:paraId="2EEBC51F" w14:textId="0EAB5C9D" w:rsidR="00D524AE" w:rsidRDefault="00D524AE">
      <w:pPr>
        <w:pStyle w:val="CommentText"/>
      </w:pPr>
      <w:r>
        <w:rPr>
          <w:rStyle w:val="CommentReference"/>
        </w:rPr>
        <w:annotationRef/>
      </w:r>
      <w:r>
        <w:rPr>
          <w:highlight w:val="yellow"/>
        </w:rPr>
        <w:t>@Serene:</w:t>
      </w:r>
      <w:r>
        <w:t xml:space="preserve"> </w:t>
      </w:r>
      <w:r w:rsidRPr="00D524AE">
        <w:t xml:space="preserve">I’ll propose to clarify that the assistance is subject to reasonable limits, does not require disclosure of unrelated </w:t>
      </w:r>
      <w:r>
        <w:t>info</w:t>
      </w:r>
      <w:r w:rsidRPr="00D524AE">
        <w:t xml:space="preserve">, and permits recovery of </w:t>
      </w:r>
      <w:r>
        <w:t xml:space="preserve">all </w:t>
      </w:r>
      <w:r w:rsidRPr="00D524AE">
        <w:t>documented costs reasonably incurred.</w:t>
      </w:r>
    </w:p>
  </w:comment>
  <w:comment w:id="163" w:author="Samantha" w:date="2026-09-02T21:41:00Z" w:initials="Samantha">
    <w:p w14:paraId="3C96455B" w14:textId="5BF4A78F" w:rsidR="00D524AE" w:rsidRDefault="00D524AE">
      <w:pPr>
        <w:pStyle w:val="CommentText"/>
      </w:pPr>
      <w:r>
        <w:rPr>
          <w:rStyle w:val="CommentReference"/>
        </w:rPr>
        <w:annotationRef/>
      </w:r>
      <w:r>
        <w:rPr>
          <w:highlight w:val="yellow"/>
        </w:rPr>
        <w:t>@Serene:</w:t>
      </w:r>
      <w:r>
        <w:t xml:space="preserve"> As the personnel details are already in Schedule 1, I’ll propose not to repeat the same information in the contract body</w:t>
      </w:r>
    </w:p>
  </w:comment>
  <w:comment w:id="184" w:author="Samantha" w:date="2026-09-02T21:42:00Z" w:initials="Samantha">
    <w:p w14:paraId="39353ECF" w14:textId="5AAF6FD8" w:rsidR="00D524AE" w:rsidRDefault="00D524AE">
      <w:pPr>
        <w:pStyle w:val="CommentText"/>
      </w:pPr>
      <w:r>
        <w:rPr>
          <w:rStyle w:val="CommentReference"/>
        </w:rPr>
        <w:annotationRef/>
      </w:r>
      <w:r>
        <w:rPr>
          <w:highlight w:val="yellow"/>
        </w:rPr>
        <w:t>@Serene:</w:t>
      </w:r>
      <w:r>
        <w:t xml:space="preserve"> I’ll propose for flexibility for the parties to decide whether to continue the project when successor is not appointed within 30 days.</w:t>
      </w:r>
    </w:p>
  </w:comment>
  <w:comment w:id="190" w:author="Samantha" w:date="2026-09-02T21:45:00Z" w:initials="Samantha">
    <w:p w14:paraId="5CDE32F1" w14:textId="4C9DADA5" w:rsidR="00D524AE" w:rsidRDefault="00D524AE">
      <w:pPr>
        <w:pStyle w:val="CommentText"/>
      </w:pPr>
      <w:r>
        <w:rPr>
          <w:rStyle w:val="CommentReference"/>
        </w:rPr>
        <w:annotationRef/>
      </w:r>
      <w:r>
        <w:rPr>
          <w:highlight w:val="yellow"/>
        </w:rPr>
        <w:t>@Serene:</w:t>
      </w:r>
      <w:r>
        <w:t xml:space="preserve"> There is no date mentioned in the preamble, so I’m linking the effective date to </w:t>
      </w:r>
      <w:r w:rsidR="00037D7C">
        <w:t>date of signature</w:t>
      </w:r>
      <w:r>
        <w:t xml:space="preserve"> instead, and I’ll like to avoid the agreement expiring before completion of project.</w:t>
      </w:r>
    </w:p>
  </w:comment>
  <w:comment w:id="197" w:author="Samantha" w:date="2026-09-02T21:48:00Z" w:initials="Samantha">
    <w:p w14:paraId="3E1B6B85" w14:textId="12C67B87" w:rsidR="00D524AE" w:rsidRDefault="00D524AE">
      <w:pPr>
        <w:pStyle w:val="CommentText"/>
      </w:pPr>
      <w:r>
        <w:rPr>
          <w:rStyle w:val="CommentReference"/>
        </w:rPr>
        <w:annotationRef/>
      </w:r>
      <w:r>
        <w:rPr>
          <w:highlight w:val="yellow"/>
        </w:rPr>
        <w:t>@Serene:</w:t>
      </w:r>
      <w:r>
        <w:t xml:space="preserve"> </w:t>
      </w:r>
      <w:r w:rsidRPr="00D524AE">
        <w:t>I’ll propose to clarify that genuinely disputed amounts may be withheld pending resolution.</w:t>
      </w:r>
    </w:p>
  </w:comment>
  <w:comment w:id="203" w:author="Samantha" w:date="2026-09-02T21:49:00Z" w:initials="Samantha">
    <w:p w14:paraId="410C7F56" w14:textId="6FF890CC" w:rsidR="00D524AE" w:rsidRDefault="00D524AE">
      <w:pPr>
        <w:pStyle w:val="CommentText"/>
      </w:pPr>
      <w:r>
        <w:rPr>
          <w:rStyle w:val="CommentReference"/>
        </w:rPr>
        <w:annotationRef/>
      </w:r>
      <w:r>
        <w:rPr>
          <w:highlight w:val="yellow"/>
        </w:rPr>
        <w:t>@Serene:</w:t>
      </w:r>
      <w:r>
        <w:t xml:space="preserve"> I added this to </w:t>
      </w:r>
      <w:r w:rsidRPr="00D524AE">
        <w:t xml:space="preserve">clarify that </w:t>
      </w:r>
      <w:r>
        <w:t xml:space="preserve">we are not </w:t>
      </w:r>
      <w:r w:rsidRPr="00D524AE">
        <w:t>subject to any implied funding obligation, and that any payment obligation must be expressly agreed in writing.</w:t>
      </w:r>
    </w:p>
  </w:comment>
  <w:comment w:id="207" w:author="Samantha" w:date="2026-09-02T21:54:00Z" w:initials="Samantha">
    <w:p w14:paraId="714314C9" w14:textId="3F00151E" w:rsidR="00D524AE" w:rsidRDefault="00D524AE">
      <w:pPr>
        <w:pStyle w:val="CommentText"/>
      </w:pPr>
      <w:r>
        <w:rPr>
          <w:rStyle w:val="CommentReference"/>
        </w:rPr>
        <w:annotationRef/>
      </w:r>
      <w:r>
        <w:rPr>
          <w:highlight w:val="yellow"/>
        </w:rPr>
        <w:t>@Serene:</w:t>
      </w:r>
      <w:r>
        <w:t xml:space="preserve"> I made changes to clarify deliverable responsibility and the </w:t>
      </w:r>
      <w:r w:rsidRPr="00D524AE">
        <w:t xml:space="preserve">remediation </w:t>
      </w:r>
      <w:r>
        <w:t>process for the deliverables</w:t>
      </w:r>
    </w:p>
  </w:comment>
  <w:comment w:id="220" w:author="Samantha" w:date="2026-09-02T22:01:00Z" w:initials="Samantha">
    <w:p w14:paraId="6D349A42" w14:textId="2D4FB3F6" w:rsidR="00D524AE" w:rsidRDefault="00D524AE">
      <w:pPr>
        <w:pStyle w:val="CommentText"/>
      </w:pPr>
      <w:r>
        <w:rPr>
          <w:rStyle w:val="CommentReference"/>
        </w:rPr>
        <w:annotationRef/>
      </w:r>
      <w:r>
        <w:rPr>
          <w:highlight w:val="yellow"/>
        </w:rPr>
        <w:t>@Serene:</w:t>
      </w:r>
      <w:r>
        <w:t xml:space="preserve"> I added this because there are clauses on cost allocation in the IP clause</w:t>
      </w:r>
    </w:p>
  </w:comment>
  <w:comment w:id="226" w:author="Samantha" w:date="2026-09-02T22:03:00Z" w:initials="Samantha">
    <w:p w14:paraId="5DA194D8" w14:textId="40AE177F" w:rsidR="00D524AE" w:rsidRDefault="00D524AE">
      <w:pPr>
        <w:pStyle w:val="CommentText"/>
      </w:pPr>
      <w:r>
        <w:rPr>
          <w:rStyle w:val="CommentReference"/>
        </w:rPr>
        <w:annotationRef/>
      </w:r>
      <w:r>
        <w:rPr>
          <w:highlight w:val="yellow"/>
        </w:rPr>
        <w:t>@Serene:</w:t>
      </w:r>
      <w:r>
        <w:t xml:space="preserve"> This is from the publication clause in IFAP’s university engagement template</w:t>
      </w:r>
    </w:p>
  </w:comment>
  <w:comment w:id="232" w:author="Samantha" w:date="2026-09-02T22:06:00Z" w:initials="Samantha">
    <w:p w14:paraId="55576997" w14:textId="67DDD8A7" w:rsidR="00D524AE" w:rsidRDefault="00D524AE">
      <w:pPr>
        <w:pStyle w:val="CommentText"/>
      </w:pPr>
      <w:r>
        <w:rPr>
          <w:rStyle w:val="CommentReference"/>
        </w:rPr>
        <w:annotationRef/>
      </w:r>
      <w:r>
        <w:rPr>
          <w:highlight w:val="yellow"/>
        </w:rPr>
        <w:t>@Serene:</w:t>
      </w:r>
      <w:r>
        <w:t xml:space="preserve"> </w:t>
      </w:r>
      <w:r w:rsidRPr="00D524AE">
        <w:t xml:space="preserve">I’ll propose this </w:t>
      </w:r>
      <w:r>
        <w:t xml:space="preserve">deletion so </w:t>
      </w:r>
      <w:r w:rsidRPr="00D524AE">
        <w:t>that identified Confidential Information must be removed from publications regardless of any patent filing considerations.</w:t>
      </w:r>
    </w:p>
  </w:comment>
  <w:comment w:id="236" w:author="Samantha" w:date="2026-09-02T22:07:00Z" w:initials="Samantha">
    <w:p w14:paraId="468AC1FB" w14:textId="23662B6F" w:rsidR="00D524AE" w:rsidRDefault="00D524AE">
      <w:pPr>
        <w:pStyle w:val="CommentText"/>
      </w:pPr>
      <w:r>
        <w:rPr>
          <w:rStyle w:val="CommentReference"/>
        </w:rPr>
        <w:annotationRef/>
      </w:r>
      <w:r>
        <w:rPr>
          <w:highlight w:val="yellow"/>
        </w:rPr>
        <w:t>@Serene:</w:t>
      </w:r>
      <w:r>
        <w:t xml:space="preserve"> I added this in case IFX does not want to be associated with the project even if IFX participation is not confidential information</w:t>
      </w:r>
      <w:r w:rsidR="00D63B5E">
        <w:t xml:space="preserve"> (ties to the “Use of Names” clause in Clause 13)</w:t>
      </w:r>
    </w:p>
  </w:comment>
  <w:comment w:id="239" w:author="Samantha" w:date="2026-09-02T22:11:00Z" w:initials="Samantha">
    <w:p w14:paraId="779C2424" w14:textId="71DB1268" w:rsidR="00D524AE" w:rsidRDefault="00D524AE">
      <w:pPr>
        <w:pStyle w:val="CommentText"/>
      </w:pPr>
      <w:r>
        <w:rPr>
          <w:rStyle w:val="CommentReference"/>
        </w:rPr>
        <w:annotationRef/>
      </w:r>
      <w:r w:rsidR="00D63B5E">
        <w:rPr>
          <w:highlight w:val="yellow"/>
        </w:rPr>
        <w:t>@Serene:</w:t>
      </w:r>
      <w:r w:rsidR="00D63B5E">
        <w:t xml:space="preserve"> </w:t>
      </w:r>
      <w:r>
        <w:t>This is deleted as duplicate of the next clause.</w:t>
      </w:r>
    </w:p>
  </w:comment>
  <w:comment w:id="246" w:author="Samantha" w:date="2026-09-02T22:13:00Z" w:initials="Samantha">
    <w:p w14:paraId="00B39B44" w14:textId="1A29FFAE" w:rsidR="00D63B5E" w:rsidRDefault="00D63B5E">
      <w:pPr>
        <w:pStyle w:val="CommentText"/>
      </w:pPr>
      <w:r>
        <w:rPr>
          <w:rStyle w:val="CommentReference"/>
        </w:rPr>
        <w:annotationRef/>
      </w:r>
      <w:r>
        <w:rPr>
          <w:highlight w:val="yellow"/>
        </w:rPr>
        <w:t>@Serene:</w:t>
      </w:r>
      <w:r>
        <w:t xml:space="preserve"> This is added so that it ties back to Clause 7.3 where we can request to remove IFX’s name even if it is not considered “Confidential Information”.</w:t>
      </w:r>
    </w:p>
  </w:comment>
  <w:comment w:id="248" w:author="Samantha" w:date="2026-09-02T22:13:00Z" w:initials="Samantha">
    <w:p w14:paraId="38C09097" w14:textId="5B0E95B7" w:rsidR="00D63B5E" w:rsidRDefault="00D63B5E">
      <w:pPr>
        <w:pStyle w:val="CommentText"/>
      </w:pPr>
      <w:r>
        <w:rPr>
          <w:rStyle w:val="CommentReference"/>
        </w:rPr>
        <w:annotationRef/>
      </w:r>
      <w:r>
        <w:rPr>
          <w:highlight w:val="yellow"/>
        </w:rPr>
        <w:t>@Serene:</w:t>
      </w:r>
      <w:r>
        <w:t xml:space="preserve"> I’ll propose to </w:t>
      </w:r>
      <w:r w:rsidRPr="00D63B5E">
        <w:t xml:space="preserve">provide a clear patent-filing period without requiring the </w:t>
      </w:r>
      <w:r>
        <w:t xml:space="preserve">need </w:t>
      </w:r>
      <w:r w:rsidRPr="00D63B5E">
        <w:t>to demonstrate a reasonable need for the extension.</w:t>
      </w:r>
    </w:p>
  </w:comment>
  <w:comment w:id="262" w:author="Samantha" w:date="2026-09-02T22:17:00Z" w:initials="Samantha">
    <w:p w14:paraId="6EB27327" w14:textId="4C62E4F4" w:rsidR="00D63B5E" w:rsidRDefault="00D63B5E">
      <w:pPr>
        <w:pStyle w:val="CommentText"/>
      </w:pPr>
      <w:r>
        <w:rPr>
          <w:rStyle w:val="CommentReference"/>
        </w:rPr>
        <w:annotationRef/>
      </w:r>
      <w:r>
        <w:rPr>
          <w:highlight w:val="yellow"/>
        </w:rPr>
        <w:t>@Serene:</w:t>
      </w:r>
      <w:r>
        <w:t xml:space="preserve"> As this project is related to automotive, I</w:t>
      </w:r>
      <w:r w:rsidR="00037D7C">
        <w:t xml:space="preserve"> think this might be required </w:t>
      </w:r>
      <w:r>
        <w:t>to avoid product liability</w:t>
      </w:r>
      <w:r w:rsidR="00037D7C">
        <w:t xml:space="preserve"> risk</w:t>
      </w:r>
      <w:r w:rsidR="00F06677">
        <w:t>s</w:t>
      </w:r>
      <w:r>
        <w:t>.</w:t>
      </w:r>
    </w:p>
  </w:comment>
  <w:comment w:id="265" w:author="Samantha" w:date="2026-09-03T10:58:00Z" w:initials="Samantha">
    <w:p w14:paraId="59F62D40" w14:textId="531221C0" w:rsidR="00037D7C" w:rsidRDefault="00037D7C">
      <w:pPr>
        <w:pStyle w:val="CommentText"/>
      </w:pPr>
      <w:r>
        <w:rPr>
          <w:rStyle w:val="CommentReference"/>
        </w:rPr>
        <w:annotationRef/>
      </w:r>
      <w:r>
        <w:t>We have signed a Corp NDA which expires on 31 Aug 2028</w:t>
      </w:r>
    </w:p>
  </w:comment>
  <w:comment w:id="289" w:author="Samantha" w:date="2026-09-03T11:10:00Z" w:initials="Samantha">
    <w:p w14:paraId="2A56F9CE" w14:textId="1FD6AA40" w:rsidR="00037D7C" w:rsidRDefault="00037D7C">
      <w:pPr>
        <w:pStyle w:val="CommentText"/>
      </w:pPr>
      <w:r>
        <w:rPr>
          <w:rStyle w:val="CommentReference"/>
        </w:rPr>
        <w:annotationRef/>
      </w:r>
      <w:r>
        <w:rPr>
          <w:highlight w:val="yellow"/>
        </w:rPr>
        <w:t>@Serene:</w:t>
      </w:r>
      <w:r>
        <w:t xml:space="preserve"> </w:t>
      </w:r>
      <w:r w:rsidRPr="00037D7C">
        <w:t xml:space="preserve">I’ll propose to </w:t>
      </w:r>
      <w:r>
        <w:t xml:space="preserve">add this </w:t>
      </w:r>
      <w:r w:rsidRPr="00037D7C">
        <w:t>clarif</w:t>
      </w:r>
      <w:r>
        <w:t>ication</w:t>
      </w:r>
      <w:r w:rsidRPr="00037D7C">
        <w:t xml:space="preserve"> that </w:t>
      </w:r>
      <w:r>
        <w:t>the</w:t>
      </w:r>
      <w:r w:rsidRPr="00037D7C">
        <w:t xml:space="preserve"> rights</w:t>
      </w:r>
      <w:r>
        <w:t>/</w:t>
      </w:r>
      <w:r w:rsidRPr="00037D7C">
        <w:t xml:space="preserve">licenses granted </w:t>
      </w:r>
      <w:r>
        <w:t xml:space="preserve">is not overridden </w:t>
      </w:r>
      <w:r w:rsidRPr="00037D7C">
        <w:t>by this clause.</w:t>
      </w:r>
    </w:p>
  </w:comment>
  <w:comment w:id="292" w:author="Samantha" w:date="2026-09-03T11:13:00Z" w:initials="Samantha">
    <w:p w14:paraId="23712DDB" w14:textId="571478CE" w:rsidR="00037D7C" w:rsidRDefault="00037D7C">
      <w:pPr>
        <w:pStyle w:val="CommentText"/>
      </w:pPr>
      <w:r>
        <w:rPr>
          <w:rStyle w:val="CommentReference"/>
        </w:rPr>
        <w:annotationRef/>
      </w:r>
      <w:r>
        <w:rPr>
          <w:highlight w:val="yellow"/>
        </w:rPr>
        <w:t>@Serene:</w:t>
      </w:r>
      <w:r>
        <w:t xml:space="preserve"> I think the original wording is unclear on who bears the cost of </w:t>
      </w:r>
      <w:r w:rsidRPr="00037D7C">
        <w:t>third-party licenses</w:t>
      </w:r>
      <w:r>
        <w:t>, and so added a “consultation process” in case NP thinks a 3</w:t>
      </w:r>
      <w:r w:rsidRPr="00037D7C">
        <w:rPr>
          <w:vertAlign w:val="superscript"/>
        </w:rPr>
        <w:t>rd</w:t>
      </w:r>
      <w:r>
        <w:t xml:space="preserve"> party license is needed.</w:t>
      </w:r>
    </w:p>
  </w:comment>
  <w:comment w:id="301" w:author="Samantha" w:date="2026-09-03T11:18:00Z" w:initials="Samantha">
    <w:p w14:paraId="5794316E" w14:textId="441D4DBA" w:rsidR="00037D7C" w:rsidRDefault="00037D7C">
      <w:pPr>
        <w:pStyle w:val="CommentText"/>
      </w:pPr>
      <w:r>
        <w:rPr>
          <w:rStyle w:val="CommentReference"/>
        </w:rPr>
        <w:annotationRef/>
      </w:r>
      <w:r>
        <w:rPr>
          <w:highlight w:val="yellow"/>
        </w:rPr>
        <w:t>@Serene:</w:t>
      </w:r>
      <w:r>
        <w:t xml:space="preserve"> The capitalized term “Project Results” is used in the warranty clause</w:t>
      </w:r>
      <w:r w:rsidR="00F06677">
        <w:t>, and I think it can serve here too instead of creating another capitalized term.</w:t>
      </w:r>
      <w:r>
        <w:t>.</w:t>
      </w:r>
    </w:p>
    <w:p w14:paraId="6365222D" w14:textId="13151E65" w:rsidR="00037D7C" w:rsidRDefault="00037D7C">
      <w:pPr>
        <w:pStyle w:val="CommentText"/>
      </w:pPr>
      <w:r>
        <w:t xml:space="preserve"> I have defined “Project Results”</w:t>
      </w:r>
      <w:r w:rsidR="003E63DC">
        <w:t xml:space="preserve"> </w:t>
      </w:r>
      <w:r>
        <w:t>as “</w:t>
      </w:r>
      <w:r w:rsidRPr="00037D7C">
        <w:t>Data, Foreground IP, reports, prototypes, models and other results generated in performing the Project</w:t>
      </w:r>
      <w:r>
        <w:t>”</w:t>
      </w:r>
      <w:r w:rsidR="003E63DC">
        <w:t>.</w:t>
      </w:r>
    </w:p>
    <w:p w14:paraId="300D5AD6" w14:textId="654D6B39" w:rsidR="00F06677" w:rsidRDefault="00F06677">
      <w:pPr>
        <w:pStyle w:val="CommentText"/>
      </w:pPr>
      <w:r>
        <w:t>“</w:t>
      </w:r>
      <w:r w:rsidR="003E63DC">
        <w:t>Know-how</w:t>
      </w:r>
      <w:r>
        <w:t>”</w:t>
      </w:r>
      <w:r w:rsidR="003E63DC">
        <w:t xml:space="preserve"> is included in the definition of IP</w:t>
      </w:r>
      <w:r>
        <w:t>, and “</w:t>
      </w:r>
      <w:r w:rsidRPr="00037D7C">
        <w:t>documentation</w:t>
      </w:r>
      <w:r>
        <w:t>” is included in the definition of  Know-how</w:t>
      </w:r>
    </w:p>
  </w:comment>
  <w:comment w:id="305" w:author="Samantha" w:date="2026-09-03T11:19:00Z" w:initials="Samantha">
    <w:p w14:paraId="382A2AF9" w14:textId="66086C4D" w:rsidR="00037D7C" w:rsidRDefault="00037D7C">
      <w:pPr>
        <w:pStyle w:val="CommentText"/>
      </w:pPr>
      <w:r>
        <w:rPr>
          <w:rStyle w:val="CommentReference"/>
        </w:rPr>
        <w:annotationRef/>
      </w:r>
      <w:r>
        <w:rPr>
          <w:highlight w:val="yellow"/>
        </w:rPr>
        <w:t>@Serene:</w:t>
      </w:r>
      <w:r>
        <w:t xml:space="preserve"> </w:t>
      </w:r>
      <w:r w:rsidR="00F06677">
        <w:t>As “Project Results” covers more than IP, I think it’s more appropriate to use “Foreground IP” instead.</w:t>
      </w:r>
    </w:p>
  </w:comment>
  <w:comment w:id="307" w:author="Samantha" w:date="2026-09-03T11:19:00Z" w:initials="Samantha">
    <w:p w14:paraId="52153644" w14:textId="39E7430F" w:rsidR="00037D7C" w:rsidRDefault="00037D7C">
      <w:pPr>
        <w:pStyle w:val="CommentText"/>
      </w:pPr>
      <w:r>
        <w:rPr>
          <w:rStyle w:val="CommentReference"/>
        </w:rPr>
        <w:annotationRef/>
      </w:r>
      <w:r>
        <w:rPr>
          <w:highlight w:val="yellow"/>
        </w:rPr>
        <w:t>@Serene:</w:t>
      </w:r>
      <w:r>
        <w:t xml:space="preserve"> </w:t>
      </w:r>
      <w:r w:rsidR="00F06677">
        <w:t xml:space="preserve">I think the original restriction scope is too narrow, and I’ll like to </w:t>
      </w:r>
      <w:r w:rsidR="00F06677" w:rsidRPr="00F06677">
        <w:t xml:space="preserve">avoid limiting the </w:t>
      </w:r>
      <w:r w:rsidR="00F06677">
        <w:t>scope</w:t>
      </w:r>
      <w:r w:rsidR="00F06677" w:rsidRPr="00F06677">
        <w:t xml:space="preserve"> solely to </w:t>
      </w:r>
      <w:r w:rsidR="00F06677">
        <w:t xml:space="preserve">“automotive battery system using IFX </w:t>
      </w:r>
      <w:r w:rsidR="00F06677" w:rsidRPr="00F06677">
        <w:t>EIS-related proprietary information</w:t>
      </w:r>
      <w:r w:rsidR="00F06677">
        <w:t>”.</w:t>
      </w:r>
    </w:p>
  </w:comment>
  <w:comment w:id="326" w:author="Samantha" w:date="2026-09-03T18:10:00Z" w:initials="Samantha">
    <w:p w14:paraId="72EB5C88" w14:textId="77777777" w:rsidR="00F06677" w:rsidRDefault="00F06677" w:rsidP="00F06677">
      <w:pPr>
        <w:pStyle w:val="CommentText"/>
      </w:pPr>
      <w:r>
        <w:rPr>
          <w:rStyle w:val="CommentReference"/>
        </w:rPr>
        <w:annotationRef/>
      </w:r>
      <w:r>
        <w:rPr>
          <w:highlight w:val="yellow"/>
        </w:rPr>
        <w:t>@Serene:</w:t>
      </w:r>
      <w:r>
        <w:t xml:space="preserve"> The project will be conducted using IFX Demo Kit.</w:t>
      </w:r>
    </w:p>
    <w:p w14:paraId="4DD5E3AD" w14:textId="4A49C49E" w:rsidR="00F06677" w:rsidRDefault="00F06677" w:rsidP="00F06677">
      <w:pPr>
        <w:pStyle w:val="CommentText"/>
      </w:pPr>
      <w:r>
        <w:t xml:space="preserve">Additionally, IFX engineer will provide Battery Management System training and </w:t>
      </w:r>
      <w:r w:rsidRPr="00F06677">
        <w:t xml:space="preserve">Electrochemical Impedance Spectroscopy </w:t>
      </w:r>
      <w:r>
        <w:t>training. So I think this restriction should be sufficient to cover the work done on the project.</w:t>
      </w:r>
    </w:p>
  </w:comment>
  <w:comment w:id="335" w:author="Samantha" w:date="2026-09-01T19:20:00Z" w:initials="Samantha">
    <w:p w14:paraId="7C34D1A6" w14:textId="1EC1B82C" w:rsidR="005A3B40" w:rsidRDefault="005A3B40">
      <w:pPr>
        <w:pStyle w:val="CommentText"/>
      </w:pPr>
      <w:r>
        <w:rPr>
          <w:rStyle w:val="CommentReference"/>
        </w:rPr>
        <w:annotationRef/>
      </w:r>
      <w:r>
        <w:t xml:space="preserve">Deleted </w:t>
      </w:r>
      <w:r w:rsidR="00FC1103">
        <w:t>as it’s</w:t>
      </w:r>
      <w:r>
        <w:t xml:space="preserve"> already covered in Clause 9.5</w:t>
      </w:r>
    </w:p>
  </w:comment>
  <w:comment w:id="344" w:author="Samantha" w:date="2026-09-03T17:42:00Z" w:initials="Samantha">
    <w:p w14:paraId="365DA8EA" w14:textId="61750B2B" w:rsidR="00F06677" w:rsidRDefault="00F06677" w:rsidP="00F06677">
      <w:pPr>
        <w:pStyle w:val="CommentText"/>
      </w:pPr>
      <w:r>
        <w:rPr>
          <w:rStyle w:val="CommentReference"/>
        </w:rPr>
        <w:annotationRef/>
      </w:r>
      <w:r>
        <w:rPr>
          <w:highlight w:val="yellow"/>
        </w:rPr>
        <w:t>@Serene:</w:t>
      </w:r>
      <w:r>
        <w:t xml:space="preserve"> This seems a duplicate of Clause 9.5.</w:t>
      </w:r>
    </w:p>
  </w:comment>
  <w:comment w:id="355" w:author="Samantha" w:date="2026-09-03T18:03:00Z" w:initials="Samantha">
    <w:p w14:paraId="32C06F8D" w14:textId="18C0B062" w:rsidR="00F06677" w:rsidRDefault="00F06677">
      <w:pPr>
        <w:pStyle w:val="CommentText"/>
      </w:pPr>
      <w:r>
        <w:rPr>
          <w:rStyle w:val="CommentReference"/>
        </w:rPr>
        <w:annotationRef/>
      </w:r>
      <w:r>
        <w:rPr>
          <w:highlight w:val="yellow"/>
        </w:rPr>
        <w:t>@Serene:</w:t>
      </w:r>
      <w:r>
        <w:t xml:space="preserve"> We aligned with PL that </w:t>
      </w:r>
      <w:r w:rsidRPr="00F06677">
        <w:t>If NP wishes to commercialise any NP Derivative IP, Infineon will determine the licensing terms under a separate license agreement and will treat NP in the same way as any other customer seeking commercial rights.</w:t>
      </w:r>
    </w:p>
  </w:comment>
  <w:comment w:id="367" w:author="Samantha" w:date="2026-09-03T18:15:00Z" w:initials="Samantha">
    <w:p w14:paraId="3A4F6188" w14:textId="7136196D" w:rsidR="00F06677" w:rsidRDefault="00F06677">
      <w:pPr>
        <w:pStyle w:val="CommentText"/>
      </w:pPr>
      <w:r>
        <w:rPr>
          <w:rStyle w:val="CommentReference"/>
        </w:rPr>
        <w:annotationRef/>
      </w:r>
      <w:r>
        <w:rPr>
          <w:highlight w:val="yellow"/>
        </w:rPr>
        <w:t>@Serene:</w:t>
      </w:r>
      <w:r>
        <w:t xml:space="preserve"> As the project results is jointly owned, I think we should remove “licensing” discussion</w:t>
      </w:r>
    </w:p>
  </w:comment>
  <w:comment w:id="379" w:author="Samantha" w:date="2026-09-03T17:34:00Z" w:initials="Samantha">
    <w:p w14:paraId="2BC28947" w14:textId="7AD1A9E9" w:rsidR="00F06677" w:rsidRDefault="00F06677">
      <w:pPr>
        <w:pStyle w:val="CommentText"/>
      </w:pPr>
      <w:r>
        <w:rPr>
          <w:rStyle w:val="CommentReference"/>
        </w:rPr>
        <w:annotationRef/>
      </w:r>
      <w:r>
        <w:rPr>
          <w:highlight w:val="yellow"/>
        </w:rPr>
        <w:t>@Serene:</w:t>
      </w:r>
      <w:r>
        <w:t xml:space="preserve">  I have added a new Clause to deal with “Data” (ie test data) because Foreground IP excludes Data.</w:t>
      </w:r>
    </w:p>
  </w:comment>
  <w:comment w:id="400" w:author="Samantha" w:date="2026-09-03T18:18:00Z" w:initials="Samantha">
    <w:p w14:paraId="5474029F" w14:textId="58F37A66" w:rsidR="00F06677" w:rsidRDefault="00F06677">
      <w:pPr>
        <w:pStyle w:val="CommentText"/>
      </w:pPr>
      <w:r>
        <w:rPr>
          <w:rStyle w:val="CommentReference"/>
        </w:rPr>
        <w:annotationRef/>
      </w:r>
      <w:r>
        <w:rPr>
          <w:highlight w:val="yellow"/>
        </w:rPr>
        <w:t>@Serene:</w:t>
      </w:r>
      <w:r>
        <w:t xml:space="preserve"> I think this is applicable to NP, but not applicable to us.</w:t>
      </w:r>
    </w:p>
  </w:comment>
  <w:comment w:id="404" w:author="Samantha" w:date="2026-09-03T18:19:00Z" w:initials="Samantha">
    <w:p w14:paraId="78DEB4FB" w14:textId="4375B848" w:rsidR="00F06677" w:rsidRDefault="00F06677">
      <w:pPr>
        <w:pStyle w:val="CommentText"/>
      </w:pPr>
      <w:r>
        <w:rPr>
          <w:rStyle w:val="CommentReference"/>
        </w:rPr>
        <w:annotationRef/>
      </w:r>
      <w:r>
        <w:rPr>
          <w:highlight w:val="yellow"/>
        </w:rPr>
        <w:t>@Serene:</w:t>
      </w:r>
      <w:r>
        <w:t xml:space="preserve"> I deleted this because we are not handling personal data in the project.</w:t>
      </w:r>
    </w:p>
  </w:comment>
  <w:comment w:id="434" w:author="Samantha" w:date="2026-09-03T18:21:00Z" w:initials="Samantha">
    <w:p w14:paraId="0A6AFC2C" w14:textId="0F2CB1EA" w:rsidR="00F06677" w:rsidRDefault="00F06677" w:rsidP="00F06677">
      <w:pPr>
        <w:pStyle w:val="CommentText"/>
      </w:pPr>
      <w:r>
        <w:rPr>
          <w:rStyle w:val="CommentReference"/>
        </w:rPr>
        <w:annotationRef/>
      </w:r>
      <w:r>
        <w:rPr>
          <w:highlight w:val="yellow"/>
        </w:rPr>
        <w:t>@Serene:</w:t>
      </w:r>
      <w:r>
        <w:t xml:space="preserve"> I’ll propose that we limit warranty to the expressly stated criteria, this being an R&amp;D project with uncertain outcome and there is zero cash payment </w:t>
      </w:r>
    </w:p>
  </w:comment>
  <w:comment w:id="439" w:author="Samantha" w:date="2026-09-02T18:38:00Z" w:initials="Samantha">
    <w:p w14:paraId="7AF88BE3" w14:textId="08D54ED9" w:rsidR="00FC1103" w:rsidRDefault="00FC1103">
      <w:pPr>
        <w:pStyle w:val="CommentText"/>
      </w:pPr>
      <w:r>
        <w:rPr>
          <w:rStyle w:val="CommentReference"/>
        </w:rPr>
        <w:annotationRef/>
      </w:r>
      <w:r w:rsidR="00F06677">
        <w:rPr>
          <w:highlight w:val="yellow"/>
        </w:rPr>
        <w:t>@Serene:</w:t>
      </w:r>
      <w:r w:rsidR="00F06677">
        <w:t xml:space="preserve"> </w:t>
      </w:r>
      <w:r w:rsidRPr="00FC1103">
        <w:t>I'll propose to narrow this exclusion</w:t>
      </w:r>
      <w:r w:rsidR="00F06677">
        <w:t xml:space="preserve"> so that it does not contradict with Clause 12.1</w:t>
      </w:r>
      <w:r w:rsidRPr="00FC1103">
        <w:t>.</w:t>
      </w:r>
    </w:p>
  </w:comment>
  <w:comment w:id="450" w:author="Samantha" w:date="2026-09-03T18:40:00Z" w:initials="Samantha">
    <w:p w14:paraId="789BFDDB" w14:textId="00051B8B" w:rsidR="00F06677" w:rsidRDefault="00F06677">
      <w:pPr>
        <w:pStyle w:val="CommentText"/>
      </w:pPr>
      <w:r>
        <w:rPr>
          <w:rStyle w:val="CommentReference"/>
        </w:rPr>
        <w:annotationRef/>
      </w:r>
      <w:r>
        <w:rPr>
          <w:highlight w:val="yellow"/>
        </w:rPr>
        <w:t>@Serene:</w:t>
      </w:r>
      <w:r>
        <w:t xml:space="preserve"> I adapted part of the IP indemnification clause from CET to outline the scope of indemnity.</w:t>
      </w:r>
    </w:p>
  </w:comment>
  <w:comment w:id="471" w:author="Samantha" w:date="2026-09-03T18:45:00Z" w:initials="Samantha">
    <w:p w14:paraId="2458DBF5" w14:textId="21C332C9" w:rsidR="00F06677" w:rsidRDefault="00F06677">
      <w:pPr>
        <w:pStyle w:val="CommentText"/>
      </w:pPr>
      <w:r>
        <w:rPr>
          <w:rStyle w:val="CommentReference"/>
        </w:rPr>
        <w:annotationRef/>
      </w:r>
      <w:r>
        <w:rPr>
          <w:highlight w:val="yellow"/>
        </w:rPr>
        <w:t>@Serene:</w:t>
      </w:r>
      <w:r>
        <w:t xml:space="preserve"> </w:t>
      </w:r>
      <w:r w:rsidRPr="00F06677">
        <w:t xml:space="preserve">I’ll propose </w:t>
      </w:r>
      <w:r>
        <w:t xml:space="preserve">to scope out </w:t>
      </w:r>
      <w:r w:rsidRPr="00F06677">
        <w:t>confidentiality breaches, IP infringement and fraud</w:t>
      </w:r>
      <w:r>
        <w:t xml:space="preserve"> from the liability cap and keep </w:t>
      </w:r>
      <w:r w:rsidRPr="00F06677">
        <w:t>the cap proportionate to the Project</w:t>
      </w:r>
      <w:r>
        <w:t xml:space="preserve"> value.</w:t>
      </w:r>
    </w:p>
  </w:comment>
  <w:comment w:id="496" w:author="Samantha" w:date="2026-09-03T18:48:00Z" w:initials="Samantha">
    <w:p w14:paraId="5E589780" w14:textId="3A140AA1" w:rsidR="00F06677" w:rsidRDefault="00F06677">
      <w:pPr>
        <w:pStyle w:val="CommentText"/>
      </w:pPr>
      <w:r>
        <w:rPr>
          <w:rStyle w:val="CommentReference"/>
        </w:rPr>
        <w:annotationRef/>
      </w:r>
      <w:r>
        <w:rPr>
          <w:highlight w:val="yellow"/>
        </w:rPr>
        <w:t>@Serene:</w:t>
      </w:r>
      <w:r>
        <w:t xml:space="preserve"> I’ll like to extend this to IFX standard brand protection, and align it to publication rights in Clause 7.</w:t>
      </w:r>
    </w:p>
  </w:comment>
  <w:comment w:id="509" w:author="Samantha" w:date="2026-09-03T18:55:00Z" w:initials="Samantha">
    <w:p w14:paraId="048240F3" w14:textId="75782FDB" w:rsidR="00F06677" w:rsidRDefault="00F06677">
      <w:pPr>
        <w:pStyle w:val="CommentText"/>
      </w:pPr>
      <w:r>
        <w:rPr>
          <w:rStyle w:val="CommentReference"/>
        </w:rPr>
        <w:annotationRef/>
      </w:r>
      <w:r>
        <w:rPr>
          <w:highlight w:val="yellow"/>
        </w:rPr>
        <w:t>@Serene:</w:t>
      </w:r>
      <w:r>
        <w:t xml:space="preserve"> I’ll like to propose clarification on the circumstances where disclosure of existence of this project is permitted.</w:t>
      </w:r>
    </w:p>
  </w:comment>
  <w:comment w:id="512" w:author="Samantha" w:date="2026-09-03T18:59:00Z" w:initials="Samantha">
    <w:p w14:paraId="0718AA56" w14:textId="7D86D368" w:rsidR="00F06677" w:rsidRDefault="00F06677">
      <w:pPr>
        <w:pStyle w:val="CommentText"/>
      </w:pPr>
      <w:r>
        <w:rPr>
          <w:rStyle w:val="CommentReference"/>
        </w:rPr>
        <w:annotationRef/>
      </w:r>
      <w:r>
        <w:rPr>
          <w:highlight w:val="yellow"/>
        </w:rPr>
        <w:t>@Serene:</w:t>
      </w:r>
      <w:r>
        <w:t xml:space="preserve"> I’d like to clarify this doesn’t override survival clause, and should not contradict the “without prejudice” clause in Clause 14.1.</w:t>
      </w:r>
    </w:p>
  </w:comment>
  <w:comment w:id="518" w:author="Samantha" w:date="2026-09-03T19:04:00Z" w:initials="Samantha">
    <w:p w14:paraId="16C8E9E6" w14:textId="7BB6DAE5" w:rsidR="008602BA" w:rsidRDefault="008602BA">
      <w:pPr>
        <w:pStyle w:val="CommentText"/>
      </w:pPr>
      <w:r>
        <w:rPr>
          <w:rStyle w:val="CommentReference"/>
        </w:rPr>
        <w:annotationRef/>
      </w:r>
      <w:r>
        <w:rPr>
          <w:highlight w:val="yellow"/>
        </w:rPr>
        <w:t>@Serene:</w:t>
      </w:r>
      <w:r>
        <w:t xml:space="preserve"> I’ll delete this because we wouldn’t want NP to continue the project with a third party if we terminate the agreement</w:t>
      </w:r>
    </w:p>
  </w:comment>
  <w:comment w:id="521" w:author="Samantha" w:date="2026-09-03T19:05:00Z" w:initials="Samantha">
    <w:p w14:paraId="14B88E03" w14:textId="74708EEE" w:rsidR="008602BA" w:rsidRDefault="008602BA">
      <w:pPr>
        <w:pStyle w:val="CommentText"/>
      </w:pPr>
      <w:r>
        <w:rPr>
          <w:rStyle w:val="CommentReference"/>
        </w:rPr>
        <w:annotationRef/>
      </w:r>
      <w:r>
        <w:t>Only Clause 9.7 contains provision on licensingdiscussions.</w:t>
      </w:r>
    </w:p>
  </w:comment>
  <w:comment w:id="540" w:author="Samantha" w:date="2026-09-03T19:06:00Z" w:initials="Samantha">
    <w:p w14:paraId="7251F20A" w14:textId="3C5302E3" w:rsidR="008602BA" w:rsidRDefault="008602BA">
      <w:pPr>
        <w:pStyle w:val="CommentText"/>
      </w:pPr>
      <w:r>
        <w:rPr>
          <w:rStyle w:val="CommentReference"/>
        </w:rPr>
        <w:annotationRef/>
      </w:r>
      <w:r>
        <w:rPr>
          <w:highlight w:val="yellow"/>
        </w:rPr>
        <w:t>@Serene:</w:t>
      </w:r>
      <w:r>
        <w:t xml:space="preserve"> I am not sure whether we should delete this clause and rely on the ownership clause in the NDA.</w:t>
      </w:r>
    </w:p>
  </w:comment>
  <w:comment w:id="554" w:author="Samantha" w:date="2026-09-03T19:16:00Z" w:initials="Samantha">
    <w:p w14:paraId="5DDDD81E" w14:textId="4D96ADB2" w:rsidR="008602BA" w:rsidRDefault="008602BA">
      <w:pPr>
        <w:pStyle w:val="CommentText"/>
      </w:pPr>
      <w:r>
        <w:rPr>
          <w:rStyle w:val="CommentReference"/>
        </w:rPr>
        <w:annotationRef/>
      </w:r>
      <w:r>
        <w:rPr>
          <w:highlight w:val="yellow"/>
        </w:rPr>
        <w:t>@Serene:</w:t>
      </w:r>
      <w:r>
        <w:t xml:space="preserve"> I</w:t>
      </w:r>
      <w:r w:rsidRPr="008602BA">
        <w:t>’ll propose to limit requests for return of Data to situations where they are necessary for legal or regulatory compliance.</w:t>
      </w:r>
    </w:p>
  </w:comment>
  <w:comment w:id="579" w:author="Samantha" w:date="2026-09-02T21:03:00Z" w:initials="Samantha">
    <w:p w14:paraId="262D49F0" w14:textId="759427A8" w:rsidR="00D524AE" w:rsidRDefault="00D524AE">
      <w:pPr>
        <w:pStyle w:val="CommentText"/>
      </w:pPr>
      <w:r>
        <w:rPr>
          <w:rStyle w:val="CommentReference"/>
        </w:rPr>
        <w:annotationRef/>
      </w:r>
      <w:r>
        <w:rPr>
          <w:highlight w:val="yellow"/>
        </w:rPr>
        <w:t>@Serene:</w:t>
      </w:r>
      <w:r>
        <w:t xml:space="preserve"> </w:t>
      </w:r>
      <w:r w:rsidR="008602BA">
        <w:t xml:space="preserve">This is copied </w:t>
      </w:r>
      <w:r>
        <w:t xml:space="preserve">from IFX’s standard clause: </w:t>
      </w:r>
      <w:r>
        <w:br/>
      </w:r>
      <w:r w:rsidRPr="00D524AE">
        <w:t>Neither Party may assign this Agreement, transfer its obligations or assign its rights hereunder without the prior written consent of the other Party, which consent shall not be unreasonably withheld. Notwithstanding the foregoing, and without consent of the other Party, (i) Infineon may assign this Agreement, transfer its obligations or assign its rights hereunder to one of its Affiliates; and (ii) Infineon may assign this Agreement, transfer its obligations or assign its rights hereunder to a third party to whom all or substantially all assets of the business unit performing this Agreement are transferred.</w:t>
      </w:r>
    </w:p>
  </w:comment>
  <w:comment w:id="582" w:author="Samantha" w:date="2026-09-03T19:19:00Z" w:initials="Samantha">
    <w:p w14:paraId="6C944AC3" w14:textId="71DAFA0D" w:rsidR="008602BA" w:rsidRDefault="008602BA">
      <w:pPr>
        <w:pStyle w:val="CommentText"/>
      </w:pPr>
      <w:r>
        <w:rPr>
          <w:rStyle w:val="CommentReference"/>
        </w:rPr>
        <w:annotationRef/>
      </w:r>
      <w:r>
        <w:rPr>
          <w:highlight w:val="yellow"/>
        </w:rPr>
        <w:t>@Serene:</w:t>
      </w:r>
      <w:r>
        <w:t xml:space="preserve"> I added “delay” since it is usual for FM clause to cover delays. </w:t>
      </w:r>
    </w:p>
  </w:comment>
  <w:comment w:id="602" w:author="Samantha" w:date="2026-09-03T19:29:00Z" w:initials="Samantha">
    <w:p w14:paraId="3E5BEEEA" w14:textId="5E6F8040" w:rsidR="008602BA" w:rsidRDefault="008602BA">
      <w:pPr>
        <w:pStyle w:val="CommentText"/>
      </w:pPr>
      <w:r>
        <w:rPr>
          <w:rStyle w:val="CommentReference"/>
        </w:rPr>
        <w:annotationRef/>
      </w:r>
      <w:r>
        <w:rPr>
          <w:highlight w:val="yellow"/>
        </w:rPr>
        <w:t>@Serene:</w:t>
      </w:r>
      <w:r>
        <w:t xml:space="preserve"> While us having to rely on this is remote, I thought to request for certainty of delivery with tracked mails (eg. a pandemic would have caused mail delays)</w:t>
      </w:r>
    </w:p>
  </w:comment>
  <w:comment w:id="608" w:author="Samantha" w:date="2026-09-03T19:32:00Z" w:initials="Samantha">
    <w:p w14:paraId="78A51925" w14:textId="3DB1AC01" w:rsidR="008602BA" w:rsidRDefault="008602BA">
      <w:pPr>
        <w:pStyle w:val="CommentText"/>
      </w:pPr>
      <w:r>
        <w:rPr>
          <w:rStyle w:val="CommentReference"/>
        </w:rPr>
        <w:annotationRef/>
      </w:r>
      <w:r>
        <w:t>I would delete Fax.</w:t>
      </w:r>
    </w:p>
  </w:comment>
  <w:comment w:id="616" w:author="Samantha" w:date="2026-09-03T19:33:00Z" w:initials="Samantha">
    <w:p w14:paraId="5A7A49B5" w14:textId="19BD1571" w:rsidR="008602BA" w:rsidRDefault="008602BA">
      <w:pPr>
        <w:pStyle w:val="CommentText"/>
      </w:pPr>
      <w:r>
        <w:rPr>
          <w:rStyle w:val="CommentReference"/>
        </w:rPr>
        <w:annotationRef/>
      </w:r>
      <w:r>
        <w:rPr>
          <w:highlight w:val="yellow"/>
        </w:rPr>
        <w:t>@Serene:</w:t>
      </w:r>
      <w:r>
        <w:t xml:space="preserve"> I added this to align with the arbitration clause. </w:t>
      </w:r>
    </w:p>
  </w:comment>
  <w:comment w:id="620" w:author="Samantha" w:date="2026-09-02T20:58:00Z" w:initials="Samantha">
    <w:p w14:paraId="45C2AB58" w14:textId="0183AF62" w:rsidR="00D524AE" w:rsidRDefault="00D524AE">
      <w:pPr>
        <w:pStyle w:val="CommentText"/>
      </w:pPr>
      <w:r>
        <w:rPr>
          <w:rStyle w:val="CommentReference"/>
        </w:rPr>
        <w:annotationRef/>
      </w:r>
      <w:r>
        <w:rPr>
          <w:highlight w:val="yellow"/>
        </w:rPr>
        <w:t>@Serene:</w:t>
      </w:r>
      <w:r>
        <w:t xml:space="preserve"> modified from IFX’s standard clause for written form</w:t>
      </w:r>
    </w:p>
  </w:comment>
  <w:comment w:id="625" w:author="Samantha" w:date="2026-09-02T20:59:00Z" w:initials="Samantha">
    <w:p w14:paraId="24DD7C04" w14:textId="74F28BD9" w:rsidR="00D524AE" w:rsidRDefault="00D524AE">
      <w:pPr>
        <w:pStyle w:val="CommentText"/>
      </w:pPr>
      <w:r>
        <w:rPr>
          <w:rStyle w:val="CommentReference"/>
        </w:rPr>
        <w:annotationRef/>
      </w:r>
      <w:r w:rsidR="008602BA">
        <w:rPr>
          <w:highlight w:val="yellow"/>
        </w:rPr>
        <w:t>@Serene:</w:t>
      </w:r>
      <w:r w:rsidR="008602BA">
        <w:t xml:space="preserve"> I think we should make it clear that while we know NP is obtaining MOE funding (from Clause 6.1), IFX has no obligations to aid NP with adhering to Grant conditions.</w:t>
      </w:r>
    </w:p>
  </w:comment>
  <w:comment w:id="669" w:author="Author" w:initials="A">
    <w:p w14:paraId="654A227D" w14:textId="77777777" w:rsidR="00EE3641" w:rsidRDefault="001C1059" w:rsidP="00EE3641">
      <w:pPr>
        <w:pStyle w:val="CommentText"/>
      </w:pPr>
      <w:r>
        <w:rPr>
          <w:rStyle w:val="CommentReference"/>
        </w:rPr>
        <w:annotationRef/>
      </w:r>
      <w:r w:rsidR="00EE3641">
        <w:t>Aurix hardware, manpower cost.</w:t>
      </w:r>
      <w:r w:rsidR="00EE3641">
        <w:br/>
        <w:t>To be filled by Infineon</w:t>
      </w:r>
      <w:r w:rsidR="00EE3641">
        <w:br/>
        <w:t>Section d $0 since no cash funding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BFDE92" w15:done="0"/>
  <w15:commentEx w15:paraId="0A4A38A3" w15:done="0"/>
  <w15:commentEx w15:paraId="073C22D4" w15:done="0"/>
  <w15:commentEx w15:paraId="62B5AB45" w15:done="0"/>
  <w15:commentEx w15:paraId="6E3F103D" w15:done="0"/>
  <w15:commentEx w15:paraId="3E07FF31" w15:done="0"/>
  <w15:commentEx w15:paraId="1FFE9B92" w15:done="0"/>
  <w15:commentEx w15:paraId="447F6E74" w15:done="0"/>
  <w15:commentEx w15:paraId="09BB2DF4" w15:done="0"/>
  <w15:commentEx w15:paraId="39F42A0C" w15:done="0"/>
  <w15:commentEx w15:paraId="6F793657" w15:done="0"/>
  <w15:commentEx w15:paraId="527D371C" w15:paraIdParent="6F793657" w15:done="0"/>
  <w15:commentEx w15:paraId="4369E7FB" w15:done="0"/>
  <w15:commentEx w15:paraId="125DFB22" w15:done="0"/>
  <w15:commentEx w15:paraId="77B29AAF" w15:done="0"/>
  <w15:commentEx w15:paraId="0730B8A0" w15:done="0"/>
  <w15:commentEx w15:paraId="097CBA3A" w15:done="0"/>
  <w15:commentEx w15:paraId="34AF8C94" w15:done="0"/>
  <w15:commentEx w15:paraId="36B0485A" w15:done="0"/>
  <w15:commentEx w15:paraId="69909318" w15:done="0"/>
  <w15:commentEx w15:paraId="4CDCD50B" w15:done="0"/>
  <w15:commentEx w15:paraId="2DE16BEA" w15:done="0"/>
  <w15:commentEx w15:paraId="2EEBC51F" w15:done="0"/>
  <w15:commentEx w15:paraId="3C96455B" w15:done="0"/>
  <w15:commentEx w15:paraId="39353ECF" w15:done="0"/>
  <w15:commentEx w15:paraId="5CDE32F1" w15:done="0"/>
  <w15:commentEx w15:paraId="3E1B6B85" w15:done="0"/>
  <w15:commentEx w15:paraId="410C7F56" w15:done="0"/>
  <w15:commentEx w15:paraId="714314C9" w15:done="0"/>
  <w15:commentEx w15:paraId="6D349A42" w15:done="0"/>
  <w15:commentEx w15:paraId="5DA194D8" w15:done="0"/>
  <w15:commentEx w15:paraId="55576997" w15:done="0"/>
  <w15:commentEx w15:paraId="468AC1FB" w15:done="0"/>
  <w15:commentEx w15:paraId="779C2424" w15:done="0"/>
  <w15:commentEx w15:paraId="00B39B44" w15:done="0"/>
  <w15:commentEx w15:paraId="38C09097" w15:done="0"/>
  <w15:commentEx w15:paraId="6EB27327" w15:done="0"/>
  <w15:commentEx w15:paraId="59F62D40" w15:done="0"/>
  <w15:commentEx w15:paraId="2A56F9CE" w15:done="0"/>
  <w15:commentEx w15:paraId="23712DDB" w15:done="0"/>
  <w15:commentEx w15:paraId="300D5AD6" w15:done="0"/>
  <w15:commentEx w15:paraId="382A2AF9" w15:done="0"/>
  <w15:commentEx w15:paraId="52153644" w15:done="0"/>
  <w15:commentEx w15:paraId="4DD5E3AD" w15:done="0"/>
  <w15:commentEx w15:paraId="7C34D1A6" w15:done="0"/>
  <w15:commentEx w15:paraId="365DA8EA" w15:done="0"/>
  <w15:commentEx w15:paraId="32C06F8D" w15:done="0"/>
  <w15:commentEx w15:paraId="3A4F6188" w15:done="0"/>
  <w15:commentEx w15:paraId="2BC28947" w15:done="0"/>
  <w15:commentEx w15:paraId="5474029F" w15:done="0"/>
  <w15:commentEx w15:paraId="78DEB4FB" w15:done="0"/>
  <w15:commentEx w15:paraId="0A6AFC2C" w15:done="0"/>
  <w15:commentEx w15:paraId="7AF88BE3" w15:done="0"/>
  <w15:commentEx w15:paraId="789BFDDB" w15:done="0"/>
  <w15:commentEx w15:paraId="2458DBF5" w15:done="0"/>
  <w15:commentEx w15:paraId="5E589780" w15:done="0"/>
  <w15:commentEx w15:paraId="048240F3" w15:done="0"/>
  <w15:commentEx w15:paraId="0718AA56" w15:done="0"/>
  <w15:commentEx w15:paraId="16C8E9E6" w15:done="0"/>
  <w15:commentEx w15:paraId="14B88E03" w15:done="0"/>
  <w15:commentEx w15:paraId="7251F20A" w15:done="0"/>
  <w15:commentEx w15:paraId="5DDDD81E" w15:done="0"/>
  <w15:commentEx w15:paraId="262D49F0" w15:done="0"/>
  <w15:commentEx w15:paraId="6C944AC3" w15:done="0"/>
  <w15:commentEx w15:paraId="3E5BEEEA" w15:done="0"/>
  <w15:commentEx w15:paraId="78A51925" w15:done="0"/>
  <w15:commentEx w15:paraId="5A7A49B5" w15:done="0"/>
  <w15:commentEx w15:paraId="45C2AB58" w15:done="0"/>
  <w15:commentEx w15:paraId="24DD7C04" w15:done="0"/>
  <w15:commentEx w15:paraId="654A22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05295A" w16cex:dateUtc="2026-09-02T12:32:00Z"/>
  <w16cex:commentExtensible w16cex:durableId="00AB9997" w16cex:dateUtc="2026-09-02T12:39:00Z"/>
  <w16cex:commentExtensible w16cex:durableId="1D579AAD" w16cex:dateUtc="2026-09-02T12:45:00Z"/>
  <w16cex:commentExtensible w16cex:durableId="062BEECC" w16cex:dateUtc="2026-09-02T12:46:00Z"/>
  <w16cex:commentExtensible w16cex:durableId="252A6697" w16cex:dateUtc="2026-09-02T12:47:00Z"/>
  <w16cex:commentExtensible w16cex:durableId="0268ADC8" w16cex:dateUtc="2026-09-02T12:48:00Z"/>
  <w16cex:commentExtensible w16cex:durableId="4618DF24" w16cex:dateUtc="2026-09-02T12:50:00Z"/>
  <w16cex:commentExtensible w16cex:durableId="542AF32A" w16cex:dateUtc="2026-09-02T03:26:00Z"/>
  <w16cex:commentExtensible w16cex:durableId="2C5BD3A7" w16cex:dateUtc="2026-09-03T05:23:00Z"/>
  <w16cex:commentExtensible w16cex:durableId="4636D908" w16cex:dateUtc="2026-09-02T12:51:00Z"/>
  <w16cex:commentExtensible w16cex:durableId="7C1CE919" w16cex:dateUtc="2026-09-02T08:27:00Z"/>
  <w16cex:commentExtensible w16cex:durableId="1AAF4313" w16cex:dateUtc="2026-09-06T17:09:00Z"/>
  <w16cex:commentExtensible w16cex:durableId="7FDD57A7" w16cex:dateUtc="2026-09-02T13:14:00Z"/>
  <w16cex:commentExtensible w16cex:durableId="259B79C7" w16cex:dateUtc="2026-09-03T06:03:00Z"/>
  <w16cex:commentExtensible w16cex:durableId="60C2502F" w16cex:dateUtc="2026-09-02T13:19:00Z"/>
  <w16cex:commentExtensible w16cex:durableId="08A44A78" w16cex:dateUtc="2026-09-02T08:28:00Z"/>
  <w16cex:commentExtensible w16cex:durableId="1620E6C7" w16cex:dateUtc="2026-09-02T13:28:00Z"/>
  <w16cex:commentExtensible w16cex:durableId="3AE2545F" w16cex:dateUtc="2026-09-02T13:25:00Z"/>
  <w16cex:commentExtensible w16cex:durableId="5005E75E" w16cex:dateUtc="2026-09-02T13:29:00Z"/>
  <w16cex:commentExtensible w16cex:durableId="1B12DEFB" w16cex:dateUtc="2026-09-02T13:32:00Z"/>
  <w16cex:commentExtensible w16cex:durableId="7687B1D4" w16cex:dateUtc="2026-09-02T13:33:00Z"/>
  <w16cex:commentExtensible w16cex:durableId="22BF5A13" w16cex:dateUtc="2026-09-02T13:34:00Z"/>
  <w16cex:commentExtensible w16cex:durableId="1106BFBF" w16cex:dateUtc="2026-09-02T13:38:00Z"/>
  <w16cex:commentExtensible w16cex:durableId="1AD639DE" w16cex:dateUtc="2026-09-02T13:41:00Z"/>
  <w16cex:commentExtensible w16cex:durableId="598D934A" w16cex:dateUtc="2026-09-02T13:42:00Z"/>
  <w16cex:commentExtensible w16cex:durableId="0318B7A2" w16cex:dateUtc="2026-09-02T13:45:00Z"/>
  <w16cex:commentExtensible w16cex:durableId="3AE45F96" w16cex:dateUtc="2026-09-02T13:48:00Z"/>
  <w16cex:commentExtensible w16cex:durableId="3A537C86" w16cex:dateUtc="2026-09-02T13:49:00Z"/>
  <w16cex:commentExtensible w16cex:durableId="760D68CA" w16cex:dateUtc="2026-09-02T13:54:00Z"/>
  <w16cex:commentExtensible w16cex:durableId="61478C73" w16cex:dateUtc="2026-09-02T14:01:00Z"/>
  <w16cex:commentExtensible w16cex:durableId="52E4FA8E" w16cex:dateUtc="2026-09-02T14:03:00Z"/>
  <w16cex:commentExtensible w16cex:durableId="20912271" w16cex:dateUtc="2026-09-02T14:06:00Z"/>
  <w16cex:commentExtensible w16cex:durableId="343F0064" w16cex:dateUtc="2026-09-02T14:07:00Z"/>
  <w16cex:commentExtensible w16cex:durableId="07957E25" w16cex:dateUtc="2026-09-02T14:11:00Z"/>
  <w16cex:commentExtensible w16cex:durableId="0C57FBE2" w16cex:dateUtc="2026-09-02T14:13:00Z"/>
  <w16cex:commentExtensible w16cex:durableId="151C1D58" w16cex:dateUtc="2026-09-02T14:13:00Z"/>
  <w16cex:commentExtensible w16cex:durableId="6972EC6B" w16cex:dateUtc="2026-09-02T14:17:00Z"/>
  <w16cex:commentExtensible w16cex:durableId="633D4A62" w16cex:dateUtc="2026-09-03T02:58:00Z"/>
  <w16cex:commentExtensible w16cex:durableId="7BE2F7DA" w16cex:dateUtc="2026-09-03T03:10:00Z"/>
  <w16cex:commentExtensible w16cex:durableId="0BF56F68" w16cex:dateUtc="2026-09-03T03:13:00Z"/>
  <w16cex:commentExtensible w16cex:durableId="0540D8D7" w16cex:dateUtc="2026-09-03T03:18:00Z"/>
  <w16cex:commentExtensible w16cex:durableId="0F3BE7C7" w16cex:dateUtc="2026-09-03T03:19:00Z"/>
  <w16cex:commentExtensible w16cex:durableId="13965A51" w16cex:dateUtc="2026-09-03T03:19:00Z"/>
  <w16cex:commentExtensible w16cex:durableId="54455EC5" w16cex:dateUtc="2026-09-03T10:10:00Z"/>
  <w16cex:commentExtensible w16cex:durableId="7BE15722" w16cex:dateUtc="2026-09-01T11:20:00Z"/>
  <w16cex:commentExtensible w16cex:durableId="384B5F42" w16cex:dateUtc="2026-09-03T09:42:00Z"/>
  <w16cex:commentExtensible w16cex:durableId="6BA37D3F" w16cex:dateUtc="2026-09-03T10:03:00Z"/>
  <w16cex:commentExtensible w16cex:durableId="29B934B7" w16cex:dateUtc="2026-09-03T10:15:00Z"/>
  <w16cex:commentExtensible w16cex:durableId="699BA796" w16cex:dateUtc="2026-09-03T09:34:00Z"/>
  <w16cex:commentExtensible w16cex:durableId="66DA4092" w16cex:dateUtc="2026-09-03T10:18:00Z"/>
  <w16cex:commentExtensible w16cex:durableId="566F1D1A" w16cex:dateUtc="2026-09-03T10:19:00Z"/>
  <w16cex:commentExtensible w16cex:durableId="453E99DF" w16cex:dateUtc="2026-09-03T10:21:00Z"/>
  <w16cex:commentExtensible w16cex:durableId="3D7810F3" w16cex:dateUtc="2026-09-02T10:38:00Z"/>
  <w16cex:commentExtensible w16cex:durableId="3E61C796" w16cex:dateUtc="2026-09-03T10:40:00Z"/>
  <w16cex:commentExtensible w16cex:durableId="7DA64B48" w16cex:dateUtc="2026-09-03T10:45:00Z"/>
  <w16cex:commentExtensible w16cex:durableId="075CDC9D" w16cex:dateUtc="2026-09-03T10:48:00Z"/>
  <w16cex:commentExtensible w16cex:durableId="44944314" w16cex:dateUtc="2026-09-03T10:55:00Z"/>
  <w16cex:commentExtensible w16cex:durableId="5D9F723C" w16cex:dateUtc="2026-09-03T10:59:00Z"/>
  <w16cex:commentExtensible w16cex:durableId="16EEBDAC" w16cex:dateUtc="2026-09-03T11:04:00Z"/>
  <w16cex:commentExtensible w16cex:durableId="08012AD9" w16cex:dateUtc="2026-09-03T11:05:00Z"/>
  <w16cex:commentExtensible w16cex:durableId="3F6884E0" w16cex:dateUtc="2026-09-03T11:06:00Z"/>
  <w16cex:commentExtensible w16cex:durableId="3E0DBAEF" w16cex:dateUtc="2026-09-03T11:16:00Z"/>
  <w16cex:commentExtensible w16cex:durableId="4689476E" w16cex:dateUtc="2026-09-02T13:03:00Z"/>
  <w16cex:commentExtensible w16cex:durableId="66AE5954" w16cex:dateUtc="2026-09-03T11:19:00Z"/>
  <w16cex:commentExtensible w16cex:durableId="1576A216" w16cex:dateUtc="2026-09-03T11:29:00Z"/>
  <w16cex:commentExtensible w16cex:durableId="790C6166" w16cex:dateUtc="2026-09-03T11:32:00Z"/>
  <w16cex:commentExtensible w16cex:durableId="1A756DDD" w16cex:dateUtc="2026-09-03T11:33:00Z"/>
  <w16cex:commentExtensible w16cex:durableId="2FB679DB" w16cex:dateUtc="2026-09-02T12:58:00Z"/>
  <w16cex:commentExtensible w16cex:durableId="05AEC3F5" w16cex:dateUtc="2026-09-02T1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BFDE92" w16cid:durableId="2A05295A"/>
  <w16cid:commentId w16cid:paraId="0A4A38A3" w16cid:durableId="00AB9997"/>
  <w16cid:commentId w16cid:paraId="073C22D4" w16cid:durableId="1D579AAD"/>
  <w16cid:commentId w16cid:paraId="62B5AB45" w16cid:durableId="062BEECC"/>
  <w16cid:commentId w16cid:paraId="6E3F103D" w16cid:durableId="252A6697"/>
  <w16cid:commentId w16cid:paraId="3E07FF31" w16cid:durableId="0268ADC8"/>
  <w16cid:commentId w16cid:paraId="1FFE9B92" w16cid:durableId="4618DF24"/>
  <w16cid:commentId w16cid:paraId="447F6E74" w16cid:durableId="542AF32A"/>
  <w16cid:commentId w16cid:paraId="09BB2DF4" w16cid:durableId="2C5BD3A7"/>
  <w16cid:commentId w16cid:paraId="39F42A0C" w16cid:durableId="4636D908"/>
  <w16cid:commentId w16cid:paraId="6F793657" w16cid:durableId="7C1CE919"/>
  <w16cid:commentId w16cid:paraId="527D371C" w16cid:durableId="1AAF4313"/>
  <w16cid:commentId w16cid:paraId="4369E7FB" w16cid:durableId="7FDD57A7"/>
  <w16cid:commentId w16cid:paraId="125DFB22" w16cid:durableId="259B79C7"/>
  <w16cid:commentId w16cid:paraId="77B29AAF" w16cid:durableId="60C2502F"/>
  <w16cid:commentId w16cid:paraId="0730B8A0" w16cid:durableId="08A44A78"/>
  <w16cid:commentId w16cid:paraId="097CBA3A" w16cid:durableId="1620E6C7"/>
  <w16cid:commentId w16cid:paraId="34AF8C94" w16cid:durableId="3AE2545F"/>
  <w16cid:commentId w16cid:paraId="36B0485A" w16cid:durableId="5005E75E"/>
  <w16cid:commentId w16cid:paraId="69909318" w16cid:durableId="1B12DEFB"/>
  <w16cid:commentId w16cid:paraId="4CDCD50B" w16cid:durableId="7687B1D4"/>
  <w16cid:commentId w16cid:paraId="2DE16BEA" w16cid:durableId="22BF5A13"/>
  <w16cid:commentId w16cid:paraId="2EEBC51F" w16cid:durableId="1106BFBF"/>
  <w16cid:commentId w16cid:paraId="3C96455B" w16cid:durableId="1AD639DE"/>
  <w16cid:commentId w16cid:paraId="39353ECF" w16cid:durableId="598D934A"/>
  <w16cid:commentId w16cid:paraId="5CDE32F1" w16cid:durableId="0318B7A2"/>
  <w16cid:commentId w16cid:paraId="3E1B6B85" w16cid:durableId="3AE45F96"/>
  <w16cid:commentId w16cid:paraId="410C7F56" w16cid:durableId="3A537C86"/>
  <w16cid:commentId w16cid:paraId="714314C9" w16cid:durableId="760D68CA"/>
  <w16cid:commentId w16cid:paraId="6D349A42" w16cid:durableId="61478C73"/>
  <w16cid:commentId w16cid:paraId="5DA194D8" w16cid:durableId="52E4FA8E"/>
  <w16cid:commentId w16cid:paraId="55576997" w16cid:durableId="20912271"/>
  <w16cid:commentId w16cid:paraId="468AC1FB" w16cid:durableId="343F0064"/>
  <w16cid:commentId w16cid:paraId="779C2424" w16cid:durableId="07957E25"/>
  <w16cid:commentId w16cid:paraId="00B39B44" w16cid:durableId="0C57FBE2"/>
  <w16cid:commentId w16cid:paraId="38C09097" w16cid:durableId="151C1D58"/>
  <w16cid:commentId w16cid:paraId="6EB27327" w16cid:durableId="6972EC6B"/>
  <w16cid:commentId w16cid:paraId="59F62D40" w16cid:durableId="633D4A62"/>
  <w16cid:commentId w16cid:paraId="2A56F9CE" w16cid:durableId="7BE2F7DA"/>
  <w16cid:commentId w16cid:paraId="23712DDB" w16cid:durableId="0BF56F68"/>
  <w16cid:commentId w16cid:paraId="300D5AD6" w16cid:durableId="0540D8D7"/>
  <w16cid:commentId w16cid:paraId="382A2AF9" w16cid:durableId="0F3BE7C7"/>
  <w16cid:commentId w16cid:paraId="52153644" w16cid:durableId="13965A51"/>
  <w16cid:commentId w16cid:paraId="4DD5E3AD" w16cid:durableId="54455EC5"/>
  <w16cid:commentId w16cid:paraId="7C34D1A6" w16cid:durableId="7BE15722"/>
  <w16cid:commentId w16cid:paraId="365DA8EA" w16cid:durableId="384B5F42"/>
  <w16cid:commentId w16cid:paraId="32C06F8D" w16cid:durableId="6BA37D3F"/>
  <w16cid:commentId w16cid:paraId="3A4F6188" w16cid:durableId="29B934B7"/>
  <w16cid:commentId w16cid:paraId="2BC28947" w16cid:durableId="699BA796"/>
  <w16cid:commentId w16cid:paraId="5474029F" w16cid:durableId="66DA4092"/>
  <w16cid:commentId w16cid:paraId="78DEB4FB" w16cid:durableId="566F1D1A"/>
  <w16cid:commentId w16cid:paraId="0A6AFC2C" w16cid:durableId="453E99DF"/>
  <w16cid:commentId w16cid:paraId="7AF88BE3" w16cid:durableId="3D7810F3"/>
  <w16cid:commentId w16cid:paraId="789BFDDB" w16cid:durableId="3E61C796"/>
  <w16cid:commentId w16cid:paraId="2458DBF5" w16cid:durableId="7DA64B48"/>
  <w16cid:commentId w16cid:paraId="5E589780" w16cid:durableId="075CDC9D"/>
  <w16cid:commentId w16cid:paraId="048240F3" w16cid:durableId="44944314"/>
  <w16cid:commentId w16cid:paraId="0718AA56" w16cid:durableId="5D9F723C"/>
  <w16cid:commentId w16cid:paraId="16C8E9E6" w16cid:durableId="16EEBDAC"/>
  <w16cid:commentId w16cid:paraId="14B88E03" w16cid:durableId="08012AD9"/>
  <w16cid:commentId w16cid:paraId="7251F20A" w16cid:durableId="3F6884E0"/>
  <w16cid:commentId w16cid:paraId="5DDDD81E" w16cid:durableId="3E0DBAEF"/>
  <w16cid:commentId w16cid:paraId="262D49F0" w16cid:durableId="4689476E"/>
  <w16cid:commentId w16cid:paraId="6C944AC3" w16cid:durableId="66AE5954"/>
  <w16cid:commentId w16cid:paraId="3E5BEEEA" w16cid:durableId="1576A216"/>
  <w16cid:commentId w16cid:paraId="78A51925" w16cid:durableId="790C6166"/>
  <w16cid:commentId w16cid:paraId="5A7A49B5" w16cid:durableId="1A756DDD"/>
  <w16cid:commentId w16cid:paraId="45C2AB58" w16cid:durableId="2FB679DB"/>
  <w16cid:commentId w16cid:paraId="24DD7C04" w16cid:durableId="05AEC3F5"/>
  <w16cid:commentId w16cid:paraId="654A227D" w16cid:durableId="16B809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0F11B" w14:textId="77777777" w:rsidR="00D23A42" w:rsidRDefault="00D23A42" w:rsidP="00000B05">
      <w:r>
        <w:separator/>
      </w:r>
    </w:p>
  </w:endnote>
  <w:endnote w:type="continuationSeparator" w:id="0">
    <w:p w14:paraId="35C633D4" w14:textId="77777777" w:rsidR="00D23A42" w:rsidRDefault="00D23A42" w:rsidP="00000B05">
      <w:r>
        <w:continuationSeparator/>
      </w:r>
    </w:p>
  </w:endnote>
  <w:endnote w:type="continuationNotice" w:id="1">
    <w:p w14:paraId="3460E59E" w14:textId="77777777" w:rsidR="00D23A42" w:rsidRDefault="00D23A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yriad Pro">
    <w:altName w:val="Corbel"/>
    <w:panose1 w:val="00000000000000000000"/>
    <w:charset w:val="00"/>
    <w:family w:val="swiss"/>
    <w:notTrueType/>
    <w:pitch w:val="variable"/>
    <w:sig w:usb0="00000001" w:usb1="5000204B"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Univers (PCL6)">
    <w:altName w:val="Times New Roman"/>
    <w:panose1 w:val="00000000000000000000"/>
    <w:charset w:val="00"/>
    <w:family w:val="swiss"/>
    <w:notTrueType/>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DengXian">
    <w:altName w:val="等线"/>
    <w:panose1 w:val="02010600030101010101"/>
    <w:charset w:val="86"/>
    <w:family w:val="auto"/>
    <w:pitch w:val="variable"/>
    <w:sig w:usb0="A00002BF" w:usb1="38CF7CFA" w:usb2="00000016" w:usb3="00000000" w:csb0="0004000F" w:csb1="00000000"/>
  </w:font>
  <w:font w:name="Swiss 721 Roman">
    <w:altName w:val="Calibri"/>
    <w:panose1 w:val="00000000000000000000"/>
    <w:charset w:val="00"/>
    <w:family w:val="swiss"/>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3E736" w14:textId="77777777" w:rsidR="00752B99" w:rsidRDefault="00752B99" w:rsidP="006C616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0E4A0CB7" w14:textId="77777777" w:rsidR="00752B99" w:rsidRDefault="00752B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8F3E1" w14:textId="77777777" w:rsidR="00D23A42" w:rsidRDefault="00D23A42" w:rsidP="00000B05">
      <w:r>
        <w:separator/>
      </w:r>
    </w:p>
  </w:footnote>
  <w:footnote w:type="continuationSeparator" w:id="0">
    <w:p w14:paraId="44B229BB" w14:textId="77777777" w:rsidR="00D23A42" w:rsidRDefault="00D23A42" w:rsidP="00000B05">
      <w:r>
        <w:continuationSeparator/>
      </w:r>
    </w:p>
  </w:footnote>
  <w:footnote w:type="continuationNotice" w:id="1">
    <w:p w14:paraId="16FA4BFD" w14:textId="77777777" w:rsidR="00D23A42" w:rsidRDefault="00D23A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A8309" w14:textId="3BBC14C9" w:rsidR="00752B99" w:rsidRDefault="00000000">
    <w:pPr>
      <w:pStyle w:val="Header"/>
    </w:pPr>
    <w:sdt>
      <w:sdtPr>
        <w:id w:val="1547022146"/>
        <w:docPartObj>
          <w:docPartGallery w:val="Watermarks"/>
          <w:docPartUnique/>
        </w:docPartObj>
      </w:sdtPr>
      <w:sdtContent>
        <w:r>
          <w:rPr>
            <w:noProof/>
          </w:rPr>
          <w:pict w14:anchorId="6A35F24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594885">
      <w:rPr>
        <w:noProof/>
      </w:rPr>
      <mc:AlternateContent>
        <mc:Choice Requires="wps">
          <w:drawing>
            <wp:anchor distT="0" distB="0" distL="114300" distR="114300" simplePos="0" relativeHeight="251657216" behindDoc="0" locked="0" layoutInCell="0" allowOverlap="1" wp14:anchorId="0F364EA0" wp14:editId="170FF442">
              <wp:simplePos x="0" y="0"/>
              <wp:positionH relativeFrom="page">
                <wp:align>right</wp:align>
              </wp:positionH>
              <wp:positionV relativeFrom="page">
                <wp:posOffset>190500</wp:posOffset>
              </wp:positionV>
              <wp:extent cx="7772400" cy="400050"/>
              <wp:effectExtent l="0" t="0" r="0" b="0"/>
              <wp:wrapNone/>
              <wp:docPr id="1" name="MSIPCM433a4dc286eaab1f2ff6f73d" descr="{&quot;HashCode&quot;:1098356121,&quot;Height&quot;:792.0,&quot;Width&quot;:612.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40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309F9" w14:textId="0355D711" w:rsidR="00752B99" w:rsidRDefault="00752B99" w:rsidP="00E64B6C">
                          <w:pPr>
                            <w:tabs>
                              <w:tab w:val="left" w:pos="1134"/>
                            </w:tabs>
                            <w:rPr>
                              <w:rFonts w:ascii="Calibri" w:hAnsi="Calibri" w:cs="Calibri"/>
                              <w:color w:val="000000"/>
                              <w:sz w:val="22"/>
                            </w:rPr>
                          </w:pPr>
                          <w:r w:rsidRPr="004756DB">
                            <w:rPr>
                              <w:rFonts w:ascii="Calibri" w:hAnsi="Calibri" w:cs="Calibri"/>
                              <w:color w:val="000000"/>
                              <w:sz w:val="22"/>
                            </w:rPr>
                            <w:t xml:space="preserve">                    </w:t>
                          </w:r>
                          <w:r w:rsidR="00E64B6C">
                            <w:rPr>
                              <w:rFonts w:ascii="Calibri" w:hAnsi="Calibri" w:cs="Calibri"/>
                              <w:color w:val="000000"/>
                              <w:sz w:val="22"/>
                            </w:rPr>
                            <w:tab/>
                          </w:r>
                          <w:r w:rsidRPr="004756DB">
                            <w:rPr>
                              <w:rFonts w:ascii="Calibri" w:hAnsi="Calibri" w:cs="Calibri"/>
                              <w:color w:val="000000"/>
                              <w:sz w:val="22"/>
                            </w:rPr>
                            <w:t>Official (Closed) - Sensitive Normal</w:t>
                          </w:r>
                        </w:p>
                        <w:p w14:paraId="5D197825" w14:textId="11BE46E0" w:rsidR="00594885" w:rsidRPr="00E64B6C" w:rsidRDefault="00E64B6C" w:rsidP="00E64B6C">
                          <w:pPr>
                            <w:tabs>
                              <w:tab w:val="left" w:pos="1134"/>
                            </w:tabs>
                            <w:rPr>
                              <w:rFonts w:ascii="Calibri" w:hAnsi="Calibri" w:cs="Calibri"/>
                              <w:color w:val="000000"/>
                              <w:sz w:val="18"/>
                              <w:szCs w:val="18"/>
                            </w:rPr>
                          </w:pPr>
                          <w:r>
                            <w:rPr>
                              <w:rFonts w:ascii="Calibri" w:hAnsi="Calibri" w:cs="Calibri"/>
                              <w:color w:val="000000"/>
                              <w:sz w:val="22"/>
                            </w:rPr>
                            <w:tab/>
                          </w:r>
                          <w:r w:rsidRPr="00E64B6C">
                            <w:rPr>
                              <w:rFonts w:ascii="Calibri" w:hAnsi="Calibri" w:cs="Calibri"/>
                              <w:color w:val="000000"/>
                              <w:sz w:val="18"/>
                              <w:szCs w:val="18"/>
                            </w:rPr>
                            <w:t>​​​​​​​​​Research Collaboration Agreement RCA2</w:t>
                          </w:r>
                        </w:p>
                      </w:txbxContent>
                    </wps:txbx>
                    <wps:bodyPr rot="0" vert="horz" wrap="square" lIns="25400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364EA0" id="_x0000_t202" coordsize="21600,21600" o:spt="202" path="m,l,21600r21600,l21600,xe">
              <v:stroke joinstyle="miter"/>
              <v:path gradientshapeok="t" o:connecttype="rect"/>
            </v:shapetype>
            <v:shape id="MSIPCM433a4dc286eaab1f2ff6f73d" o:spid="_x0000_s1026" type="#_x0000_t202" alt="{&quot;HashCode&quot;:1098356121,&quot;Height&quot;:792.0,&quot;Width&quot;:612.0,&quot;Placement&quot;:&quot;Header&quot;,&quot;Index&quot;:&quot;Primary&quot;,&quot;Section&quot;:1,&quot;Top&quot;:0.0,&quot;Left&quot;:0.0}" style="position:absolute;margin-left:560.8pt;margin-top:15pt;width:612pt;height:31.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" o:allowincell="f" filled="f" stroked="f">
              <v:textbox inset="20pt,0,,0">
                <w:txbxContent>
                  <w:p w14:paraId="317309F9" w14:textId="0355D711" w:rsidR="00752B99" w:rsidRDefault="00752B99" w:rsidP="00E64B6C">
                    <w:pPr>
                      <w:tabs>
                        <w:tab w:val="left" w:pos="1134"/>
                      </w:tabs>
                      <w:rPr>
                        <w:rFonts w:ascii="Calibri" w:hAnsi="Calibri" w:cs="Calibri"/>
                        <w:color w:val="000000"/>
                        <w:sz w:val="22"/>
                      </w:rPr>
                    </w:pPr>
                    <w:r w:rsidRPr="004756DB">
                      <w:rPr>
                        <w:rFonts w:ascii="Calibri" w:hAnsi="Calibri" w:cs="Calibri"/>
                        <w:color w:val="000000"/>
                        <w:sz w:val="22"/>
                      </w:rPr>
                      <w:t xml:space="preserve">                    </w:t>
                    </w:r>
                    <w:r w:rsidR="00E64B6C">
                      <w:rPr>
                        <w:rFonts w:ascii="Calibri" w:hAnsi="Calibri" w:cs="Calibri"/>
                        <w:color w:val="000000"/>
                        <w:sz w:val="22"/>
                      </w:rPr>
                      <w:tab/>
                    </w:r>
                    <w:r w:rsidRPr="004756DB">
                      <w:rPr>
                        <w:rFonts w:ascii="Calibri" w:hAnsi="Calibri" w:cs="Calibri"/>
                        <w:color w:val="000000"/>
                        <w:sz w:val="22"/>
                      </w:rPr>
                      <w:t>Official (Closed) - Sensitive Normal</w:t>
                    </w:r>
                  </w:p>
                  <w:p w14:paraId="5D197825" w14:textId="11BE46E0" w:rsidR="00594885" w:rsidRPr="00E64B6C" w:rsidRDefault="00E64B6C" w:rsidP="00E64B6C">
                    <w:pPr>
                      <w:tabs>
                        <w:tab w:val="left" w:pos="1134"/>
                      </w:tabs>
                      <w:rPr>
                        <w:rFonts w:ascii="Calibri" w:hAnsi="Calibri" w:cs="Calibri"/>
                        <w:color w:val="000000"/>
                        <w:sz w:val="18"/>
                        <w:szCs w:val="18"/>
                      </w:rPr>
                    </w:pPr>
                    <w:r>
                      <w:rPr>
                        <w:rFonts w:ascii="Calibri" w:hAnsi="Calibri" w:cs="Calibri"/>
                        <w:color w:val="000000"/>
                        <w:sz w:val="22"/>
                      </w:rPr>
                      <w:tab/>
                    </w:r>
                    <w:r w:rsidRPr="00E64B6C">
                      <w:rPr>
                        <w:rFonts w:ascii="Calibri" w:hAnsi="Calibri" w:cs="Calibri"/>
                        <w:color w:val="000000"/>
                        <w:sz w:val="18"/>
                        <w:szCs w:val="18"/>
                      </w:rPr>
                      <w:t>​​​​​​​​​Research Collaboration Agreement RCA2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2A1AB6D4"/>
    <w:lvl w:ilvl="0">
      <w:start w:val="1"/>
      <w:numFmt w:val="bullet"/>
      <w:pStyle w:val="ListBullet2"/>
      <w:lvlText w:val=""/>
      <w:lvlJc w:val="left"/>
      <w:pPr>
        <w:ind w:left="643" w:hanging="360"/>
      </w:pPr>
      <w:rPr>
        <w:rFonts w:ascii="Symbol" w:hAnsi="Symbol" w:hint="default"/>
        <w:caps w:val="0"/>
        <w:strike w:val="0"/>
        <w:dstrike w:val="0"/>
        <w:vanish w:val="0"/>
        <w:webHidden w:val="0"/>
        <w:color w:val="A626AA"/>
        <w:position w:val="-2"/>
        <w:sz w:val="32"/>
        <w:u w:val="none"/>
        <w:effect w:val="none"/>
        <w:vertAlign w:val="baseline"/>
        <w:specVanish w:val="0"/>
      </w:rPr>
    </w:lvl>
  </w:abstractNum>
  <w:abstractNum w:abstractNumId="1" w15:restartNumberingAfterBreak="0">
    <w:nsid w:val="02D12987"/>
    <w:multiLevelType w:val="hybridMultilevel"/>
    <w:tmpl w:val="DD14DF32"/>
    <w:lvl w:ilvl="0" w:tplc="79A2C6E6">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9E121BC"/>
    <w:multiLevelType w:val="hybridMultilevel"/>
    <w:tmpl w:val="B0B8EE68"/>
    <w:lvl w:ilvl="0" w:tplc="73BA44EE">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B457AA2"/>
    <w:multiLevelType w:val="hybridMultilevel"/>
    <w:tmpl w:val="F746F3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A20011D"/>
    <w:multiLevelType w:val="multilevel"/>
    <w:tmpl w:val="A328DA12"/>
    <w:lvl w:ilvl="0">
      <w:start w:val="11"/>
      <w:numFmt w:val="decimal"/>
      <w:lvlText w:val="%1"/>
      <w:lvlJc w:val="left"/>
      <w:pPr>
        <w:ind w:left="540" w:hanging="540"/>
      </w:pPr>
      <w:rPr>
        <w:rFonts w:hint="default"/>
      </w:rPr>
    </w:lvl>
    <w:lvl w:ilvl="1">
      <w:start w:val="5"/>
      <w:numFmt w:val="decimal"/>
      <w:lvlText w:val="%1.%2"/>
      <w:lvlJc w:val="left"/>
      <w:pPr>
        <w:ind w:left="1260" w:hanging="540"/>
      </w:pPr>
      <w:rPr>
        <w:rFonts w:hint="default"/>
      </w:rPr>
    </w:lvl>
    <w:lvl w:ilvl="2">
      <w:start w:val="4"/>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250C7BC5"/>
    <w:multiLevelType w:val="hybridMultilevel"/>
    <w:tmpl w:val="0B4CE34C"/>
    <w:lvl w:ilvl="0" w:tplc="6496365C">
      <w:start w:val="1"/>
      <w:numFmt w:val="bullet"/>
      <w:lvlText w:val="•"/>
      <w:lvlJc w:val="left"/>
      <w:pPr>
        <w:tabs>
          <w:tab w:val="num" w:pos="720"/>
        </w:tabs>
        <w:ind w:left="720" w:hanging="360"/>
      </w:pPr>
      <w:rPr>
        <w:rFonts w:ascii="Arial" w:hAnsi="Arial" w:hint="default"/>
      </w:rPr>
    </w:lvl>
    <w:lvl w:ilvl="1" w:tplc="DD709B02" w:tentative="1">
      <w:start w:val="1"/>
      <w:numFmt w:val="bullet"/>
      <w:lvlText w:val="•"/>
      <w:lvlJc w:val="left"/>
      <w:pPr>
        <w:tabs>
          <w:tab w:val="num" w:pos="1440"/>
        </w:tabs>
        <w:ind w:left="1440" w:hanging="360"/>
      </w:pPr>
      <w:rPr>
        <w:rFonts w:ascii="Arial" w:hAnsi="Arial" w:hint="default"/>
      </w:rPr>
    </w:lvl>
    <w:lvl w:ilvl="2" w:tplc="44C0FAB4" w:tentative="1">
      <w:start w:val="1"/>
      <w:numFmt w:val="bullet"/>
      <w:lvlText w:val="•"/>
      <w:lvlJc w:val="left"/>
      <w:pPr>
        <w:tabs>
          <w:tab w:val="num" w:pos="2160"/>
        </w:tabs>
        <w:ind w:left="2160" w:hanging="360"/>
      </w:pPr>
      <w:rPr>
        <w:rFonts w:ascii="Arial" w:hAnsi="Arial" w:hint="default"/>
      </w:rPr>
    </w:lvl>
    <w:lvl w:ilvl="3" w:tplc="644AEE04" w:tentative="1">
      <w:start w:val="1"/>
      <w:numFmt w:val="bullet"/>
      <w:lvlText w:val="•"/>
      <w:lvlJc w:val="left"/>
      <w:pPr>
        <w:tabs>
          <w:tab w:val="num" w:pos="2880"/>
        </w:tabs>
        <w:ind w:left="2880" w:hanging="360"/>
      </w:pPr>
      <w:rPr>
        <w:rFonts w:ascii="Arial" w:hAnsi="Arial" w:hint="default"/>
      </w:rPr>
    </w:lvl>
    <w:lvl w:ilvl="4" w:tplc="B44AEEF6" w:tentative="1">
      <w:start w:val="1"/>
      <w:numFmt w:val="bullet"/>
      <w:lvlText w:val="•"/>
      <w:lvlJc w:val="left"/>
      <w:pPr>
        <w:tabs>
          <w:tab w:val="num" w:pos="3600"/>
        </w:tabs>
        <w:ind w:left="3600" w:hanging="360"/>
      </w:pPr>
      <w:rPr>
        <w:rFonts w:ascii="Arial" w:hAnsi="Arial" w:hint="default"/>
      </w:rPr>
    </w:lvl>
    <w:lvl w:ilvl="5" w:tplc="033082AC" w:tentative="1">
      <w:start w:val="1"/>
      <w:numFmt w:val="bullet"/>
      <w:lvlText w:val="•"/>
      <w:lvlJc w:val="left"/>
      <w:pPr>
        <w:tabs>
          <w:tab w:val="num" w:pos="4320"/>
        </w:tabs>
        <w:ind w:left="4320" w:hanging="360"/>
      </w:pPr>
      <w:rPr>
        <w:rFonts w:ascii="Arial" w:hAnsi="Arial" w:hint="default"/>
      </w:rPr>
    </w:lvl>
    <w:lvl w:ilvl="6" w:tplc="679058AA" w:tentative="1">
      <w:start w:val="1"/>
      <w:numFmt w:val="bullet"/>
      <w:lvlText w:val="•"/>
      <w:lvlJc w:val="left"/>
      <w:pPr>
        <w:tabs>
          <w:tab w:val="num" w:pos="5040"/>
        </w:tabs>
        <w:ind w:left="5040" w:hanging="360"/>
      </w:pPr>
      <w:rPr>
        <w:rFonts w:ascii="Arial" w:hAnsi="Arial" w:hint="default"/>
      </w:rPr>
    </w:lvl>
    <w:lvl w:ilvl="7" w:tplc="05D63A0E" w:tentative="1">
      <w:start w:val="1"/>
      <w:numFmt w:val="bullet"/>
      <w:lvlText w:val="•"/>
      <w:lvlJc w:val="left"/>
      <w:pPr>
        <w:tabs>
          <w:tab w:val="num" w:pos="5760"/>
        </w:tabs>
        <w:ind w:left="5760" w:hanging="360"/>
      </w:pPr>
      <w:rPr>
        <w:rFonts w:ascii="Arial" w:hAnsi="Arial" w:hint="default"/>
      </w:rPr>
    </w:lvl>
    <w:lvl w:ilvl="8" w:tplc="909AD0E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58A6338"/>
    <w:multiLevelType w:val="multilevel"/>
    <w:tmpl w:val="FB2EC4FA"/>
    <w:lvl w:ilvl="0">
      <w:start w:val="1"/>
      <w:numFmt w:val="decimal"/>
      <w:lvlText w:val="%1."/>
      <w:lvlJc w:val="left"/>
      <w:pPr>
        <w:ind w:left="720" w:hanging="360"/>
      </w:pPr>
      <w:rPr>
        <w:rFonts w:hint="default"/>
        <w:b/>
      </w:rPr>
    </w:lvl>
    <w:lvl w:ilvl="1">
      <w:start w:val="1"/>
      <w:numFmt w:val="decimal"/>
      <w:lvlText w:val="%1.%2"/>
      <w:lvlJc w:val="left"/>
      <w:pPr>
        <w:ind w:left="862" w:hanging="720"/>
      </w:pPr>
      <w:rPr>
        <w:rFonts w:hint="default"/>
        <w:b w:val="0"/>
      </w:rPr>
    </w:lvl>
    <w:lvl w:ilvl="2">
      <w:start w:val="1"/>
      <w:numFmt w:val="lowerLetter"/>
      <w:lvlText w:val="(%3)"/>
      <w:lvlJc w:val="left"/>
      <w:pPr>
        <w:ind w:left="1080" w:hanging="720"/>
      </w:pPr>
      <w:rPr>
        <w:rFonts w:hint="default"/>
        <w:color w:val="000000"/>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800" w:hanging="1440"/>
      </w:pPr>
      <w:rPr>
        <w:rFonts w:hint="default"/>
      </w:rPr>
    </w:lvl>
  </w:abstractNum>
  <w:abstractNum w:abstractNumId="7" w15:restartNumberingAfterBreak="0">
    <w:nsid w:val="25BE2265"/>
    <w:multiLevelType w:val="hybridMultilevel"/>
    <w:tmpl w:val="746268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61C2D03"/>
    <w:multiLevelType w:val="hybridMultilevel"/>
    <w:tmpl w:val="8F6CCB46"/>
    <w:lvl w:ilvl="0" w:tplc="82F2F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98504C3"/>
    <w:multiLevelType w:val="hybridMultilevel"/>
    <w:tmpl w:val="A97698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0805229"/>
    <w:multiLevelType w:val="hybridMultilevel"/>
    <w:tmpl w:val="8B5EFD7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32C14102"/>
    <w:multiLevelType w:val="multilevel"/>
    <w:tmpl w:val="E59062D0"/>
    <w:lvl w:ilvl="0">
      <w:start w:val="7"/>
      <w:numFmt w:val="decimal"/>
      <w:lvlText w:val="%1"/>
      <w:legacy w:legacy="1" w:legacySpace="120" w:legacyIndent="720"/>
      <w:lvlJc w:val="left"/>
      <w:pPr>
        <w:ind w:left="720" w:hanging="720"/>
      </w:pPr>
    </w:lvl>
    <w:lvl w:ilvl="1">
      <w:start w:val="5"/>
      <w:numFmt w:val="decimal"/>
      <w:lvlText w:val="%1.%2"/>
      <w:legacy w:legacy="1" w:legacySpace="120" w:legacyIndent="720"/>
      <w:lvlJc w:val="left"/>
      <w:pPr>
        <w:ind w:left="1440" w:hanging="720"/>
      </w:pPr>
    </w:lvl>
    <w:lvl w:ilvl="2">
      <w:start w:val="1"/>
      <w:numFmt w:val="decimal"/>
      <w:lvlText w:val="%1.%2.%3"/>
      <w:legacy w:legacy="1" w:legacySpace="120" w:legacyIndent="720"/>
      <w:lvlJc w:val="left"/>
      <w:pPr>
        <w:ind w:left="2160" w:hanging="720"/>
      </w:pPr>
    </w:lvl>
    <w:lvl w:ilvl="3">
      <w:start w:val="1"/>
      <w:numFmt w:val="decimal"/>
      <w:lvlText w:val="%1.%2.%3.%4"/>
      <w:legacy w:legacy="1" w:legacySpace="120" w:legacyIndent="720"/>
      <w:lvlJc w:val="left"/>
      <w:pPr>
        <w:ind w:left="2880" w:hanging="720"/>
      </w:pPr>
    </w:lvl>
    <w:lvl w:ilvl="4">
      <w:start w:val="1"/>
      <w:numFmt w:val="decimal"/>
      <w:lvlText w:val="%1.%2.%3.%4.%5"/>
      <w:legacy w:legacy="1" w:legacySpace="120" w:legacyIndent="1080"/>
      <w:lvlJc w:val="left"/>
      <w:pPr>
        <w:ind w:left="3960" w:hanging="1080"/>
      </w:pPr>
    </w:lvl>
    <w:lvl w:ilvl="5">
      <w:start w:val="1"/>
      <w:numFmt w:val="decimal"/>
      <w:lvlText w:val="%1.%2.%3.%4.%5.%6"/>
      <w:legacy w:legacy="1" w:legacySpace="120" w:legacyIndent="1080"/>
      <w:lvlJc w:val="left"/>
      <w:pPr>
        <w:ind w:left="5040" w:hanging="1080"/>
      </w:pPr>
    </w:lvl>
    <w:lvl w:ilvl="6">
      <w:start w:val="1"/>
      <w:numFmt w:val="decimal"/>
      <w:lvlText w:val="%1.%2.%3.%4.%5.%6.%7"/>
      <w:legacy w:legacy="1" w:legacySpace="120" w:legacyIndent="1440"/>
      <w:lvlJc w:val="left"/>
      <w:pPr>
        <w:ind w:left="6480" w:hanging="1440"/>
      </w:pPr>
    </w:lvl>
    <w:lvl w:ilvl="7">
      <w:start w:val="1"/>
      <w:numFmt w:val="decimal"/>
      <w:lvlText w:val="%1.%2.%3.%4.%5.%6.%7.%8"/>
      <w:legacy w:legacy="1" w:legacySpace="120" w:legacyIndent="1440"/>
      <w:lvlJc w:val="left"/>
      <w:pPr>
        <w:ind w:left="7920" w:hanging="1440"/>
      </w:pPr>
    </w:lvl>
    <w:lvl w:ilvl="8">
      <w:start w:val="1"/>
      <w:numFmt w:val="decimal"/>
      <w:lvlText w:val="%1.%2.%3.%4.%5.%6.%7.%8.%9"/>
      <w:legacy w:legacy="1" w:legacySpace="120" w:legacyIndent="1440"/>
      <w:lvlJc w:val="left"/>
      <w:pPr>
        <w:ind w:left="9360" w:hanging="1440"/>
      </w:pPr>
    </w:lvl>
  </w:abstractNum>
  <w:abstractNum w:abstractNumId="12" w15:restartNumberingAfterBreak="0">
    <w:nsid w:val="3890356A"/>
    <w:multiLevelType w:val="multilevel"/>
    <w:tmpl w:val="D0BE9358"/>
    <w:lvl w:ilvl="0">
      <w:start w:val="1"/>
      <w:numFmt w:val="lowerLetter"/>
      <w:lvlText w:val="(%1)"/>
      <w:lvlJc w:val="left"/>
      <w:pPr>
        <w:ind w:left="1185" w:hanging="360"/>
      </w:pPr>
    </w:lvl>
    <w:lvl w:ilvl="1">
      <w:start w:val="1"/>
      <w:numFmt w:val="lowerLetter"/>
      <w:lvlText w:val="%2."/>
      <w:lvlJc w:val="left"/>
      <w:pPr>
        <w:ind w:left="1905" w:hanging="360"/>
      </w:pPr>
    </w:lvl>
    <w:lvl w:ilvl="2">
      <w:start w:val="1"/>
      <w:numFmt w:val="lowerRoman"/>
      <w:lvlText w:val="%3."/>
      <w:lvlJc w:val="right"/>
      <w:pPr>
        <w:ind w:left="2625" w:hanging="180"/>
      </w:pPr>
    </w:lvl>
    <w:lvl w:ilvl="3">
      <w:start w:val="1"/>
      <w:numFmt w:val="decimal"/>
      <w:lvlText w:val="%4."/>
      <w:lvlJc w:val="left"/>
      <w:pPr>
        <w:ind w:left="3345" w:hanging="360"/>
      </w:pPr>
    </w:lvl>
    <w:lvl w:ilvl="4">
      <w:start w:val="1"/>
      <w:numFmt w:val="lowerLetter"/>
      <w:lvlText w:val="%5."/>
      <w:lvlJc w:val="left"/>
      <w:pPr>
        <w:ind w:left="4065" w:hanging="360"/>
      </w:pPr>
    </w:lvl>
    <w:lvl w:ilvl="5">
      <w:start w:val="1"/>
      <w:numFmt w:val="lowerRoman"/>
      <w:lvlText w:val="%6."/>
      <w:lvlJc w:val="right"/>
      <w:pPr>
        <w:ind w:left="4785" w:hanging="180"/>
      </w:pPr>
    </w:lvl>
    <w:lvl w:ilvl="6">
      <w:start w:val="1"/>
      <w:numFmt w:val="decimal"/>
      <w:lvlText w:val="%7."/>
      <w:lvlJc w:val="left"/>
      <w:pPr>
        <w:ind w:left="5505" w:hanging="360"/>
      </w:pPr>
    </w:lvl>
    <w:lvl w:ilvl="7">
      <w:start w:val="1"/>
      <w:numFmt w:val="lowerLetter"/>
      <w:lvlText w:val="%8."/>
      <w:lvlJc w:val="left"/>
      <w:pPr>
        <w:ind w:left="6225" w:hanging="360"/>
      </w:pPr>
    </w:lvl>
    <w:lvl w:ilvl="8">
      <w:start w:val="1"/>
      <w:numFmt w:val="lowerRoman"/>
      <w:lvlText w:val="%9."/>
      <w:lvlJc w:val="right"/>
      <w:pPr>
        <w:ind w:left="6945" w:hanging="180"/>
      </w:pPr>
    </w:lvl>
  </w:abstractNum>
  <w:abstractNum w:abstractNumId="13" w15:restartNumberingAfterBreak="0">
    <w:nsid w:val="3B73741A"/>
    <w:multiLevelType w:val="multilevel"/>
    <w:tmpl w:val="CA220254"/>
    <w:lvl w:ilvl="0">
      <w:start w:val="11"/>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554A33"/>
    <w:multiLevelType w:val="multilevel"/>
    <w:tmpl w:val="7604F206"/>
    <w:lvl w:ilvl="0">
      <w:start w:val="11"/>
      <w:numFmt w:val="decimal"/>
      <w:lvlText w:val="%1"/>
      <w:lvlJc w:val="left"/>
      <w:pPr>
        <w:ind w:left="540" w:hanging="540"/>
      </w:pPr>
      <w:rPr>
        <w:rFonts w:hint="default"/>
      </w:rPr>
    </w:lvl>
    <w:lvl w:ilvl="1">
      <w:start w:val="5"/>
      <w:numFmt w:val="decimal"/>
      <w:lvlText w:val="%1.%2"/>
      <w:lvlJc w:val="left"/>
      <w:pPr>
        <w:ind w:left="810" w:hanging="540"/>
      </w:pPr>
      <w:rPr>
        <w:rFonts w:hint="default"/>
      </w:rPr>
    </w:lvl>
    <w:lvl w:ilvl="2">
      <w:start w:val="4"/>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15" w15:restartNumberingAfterBreak="0">
    <w:nsid w:val="3FC83013"/>
    <w:multiLevelType w:val="hybridMultilevel"/>
    <w:tmpl w:val="529EF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2F3B35"/>
    <w:multiLevelType w:val="multilevel"/>
    <w:tmpl w:val="03D4267C"/>
    <w:lvl w:ilvl="0">
      <w:start w:val="1"/>
      <w:numFmt w:val="decimal"/>
      <w:lvlText w:val="%1"/>
      <w:lvlJc w:val="left"/>
      <w:pPr>
        <w:ind w:left="432" w:hanging="432"/>
      </w:pPr>
      <w:rPr>
        <w:rFonts w:ascii="Arial" w:eastAsia="Arial" w:hAnsi="Arial" w:cs="Arial"/>
        <w:b/>
        <w:i w:val="0"/>
        <w:smallCaps w:val="0"/>
        <w:strike w:val="0"/>
        <w:dstrike w:val="0"/>
        <w:color w:val="000000"/>
        <w:sz w:val="20"/>
        <w:szCs w:val="20"/>
        <w:u w:val="none"/>
        <w:effect w:val="none"/>
        <w:vertAlign w:val="baseline"/>
      </w:rPr>
    </w:lvl>
    <w:lvl w:ilvl="1">
      <w:start w:val="1"/>
      <w:numFmt w:val="decimal"/>
      <w:lvlText w:val="%1.%2"/>
      <w:lvlJc w:val="left"/>
      <w:pPr>
        <w:ind w:left="576" w:hanging="576"/>
      </w:pPr>
      <w:rPr>
        <w:b w:val="0"/>
        <w:i w:val="0"/>
        <w:iCs/>
        <w:sz w:val="20"/>
        <w:szCs w:val="20"/>
      </w:rPr>
    </w:lvl>
    <w:lvl w:ilvl="2">
      <w:start w:val="1"/>
      <w:numFmt w:val="decimal"/>
      <w:lvlText w:val="%1.%2.%3"/>
      <w:lvlJc w:val="left"/>
      <w:pPr>
        <w:ind w:left="720" w:hanging="720"/>
      </w:pPr>
      <w:rPr>
        <w:b w:val="0"/>
        <w:i w:val="0"/>
        <w:iCs w:val="0"/>
        <w:strike w:val="0"/>
        <w:dstrike w:val="0"/>
        <w:sz w:val="20"/>
        <w:szCs w:val="20"/>
        <w:u w:val="none"/>
        <w:effect w:val="none"/>
      </w:rPr>
    </w:lvl>
    <w:lvl w:ilvl="3">
      <w:start w:val="1"/>
      <w:numFmt w:val="decimal"/>
      <w:lvlText w:val="%1.%2.%3.%4"/>
      <w:lvlJc w:val="left"/>
      <w:pPr>
        <w:ind w:left="864" w:hanging="864"/>
      </w:pPr>
      <w:rPr>
        <w:sz w:val="16"/>
        <w:szCs w:val="18"/>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4AB00BC1"/>
    <w:multiLevelType w:val="multilevel"/>
    <w:tmpl w:val="8770563C"/>
    <w:lvl w:ilvl="0">
      <w:start w:val="1"/>
      <w:numFmt w:val="decimal"/>
      <w:lvlText w:val="%1."/>
      <w:lvlJc w:val="left"/>
      <w:pPr>
        <w:ind w:left="1146" w:hanging="720"/>
      </w:pPr>
      <w:rPr>
        <w:b/>
      </w:rPr>
    </w:lvl>
    <w:lvl w:ilvl="1">
      <w:start w:val="1"/>
      <w:numFmt w:val="decimal"/>
      <w:isLgl/>
      <w:lvlText w:val="%1.%2"/>
      <w:lvlJc w:val="left"/>
      <w:pPr>
        <w:ind w:left="1146" w:hanging="720"/>
      </w:pPr>
      <w:rPr>
        <w:rFonts w:ascii="Myriad Pro" w:hAnsi="Myriad Pro" w:hint="default"/>
        <w:sz w:val="22"/>
      </w:r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440" w:hanging="108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18" w15:restartNumberingAfterBreak="0">
    <w:nsid w:val="4AC0634A"/>
    <w:multiLevelType w:val="multilevel"/>
    <w:tmpl w:val="D8803E7C"/>
    <w:lvl w:ilvl="0">
      <w:start w:val="11"/>
      <w:numFmt w:val="decimal"/>
      <w:lvlText w:val="%1"/>
      <w:lvlJc w:val="left"/>
      <w:pPr>
        <w:ind w:left="540" w:hanging="540"/>
      </w:pPr>
      <w:rPr>
        <w:rFonts w:hint="default"/>
      </w:rPr>
    </w:lvl>
    <w:lvl w:ilvl="1">
      <w:start w:val="5"/>
      <w:numFmt w:val="decimal"/>
      <w:lvlText w:val="%1.%2"/>
      <w:lvlJc w:val="left"/>
      <w:pPr>
        <w:ind w:left="900" w:hanging="54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C0F2227"/>
    <w:multiLevelType w:val="multilevel"/>
    <w:tmpl w:val="A1A60930"/>
    <w:lvl w:ilvl="0">
      <w:start w:val="1"/>
      <w:numFmt w:val="decimal"/>
      <w:lvlText w:val="%1."/>
      <w:lvlJc w:val="left"/>
      <w:pPr>
        <w:tabs>
          <w:tab w:val="num" w:pos="567"/>
        </w:tabs>
        <w:ind w:left="567" w:hanging="567"/>
      </w:pPr>
      <w:rPr>
        <w:rFonts w:ascii="Arial" w:hAnsi="Arial" w:cs="Arial" w:hint="default"/>
        <w:b/>
        <w:i w:val="0"/>
        <w:sz w:val="20"/>
      </w:rPr>
    </w:lvl>
    <w:lvl w:ilvl="1">
      <w:start w:val="1"/>
      <w:numFmt w:val="decimal"/>
      <w:lvlText w:val="%1.%2"/>
      <w:lvlJc w:val="left"/>
      <w:pPr>
        <w:tabs>
          <w:tab w:val="num" w:pos="567"/>
        </w:tabs>
        <w:ind w:left="567" w:hanging="567"/>
      </w:pPr>
      <w:rPr>
        <w:rFonts w:ascii="Arial" w:hAnsi="Arial" w:cs="Arial" w:hint="default"/>
        <w:b w:val="0"/>
        <w:i w:val="0"/>
        <w:sz w:val="20"/>
      </w:rPr>
    </w:lvl>
    <w:lvl w:ilvl="2">
      <w:start w:val="1"/>
      <w:numFmt w:val="lowerLetter"/>
      <w:lvlText w:val="(%3)"/>
      <w:lvlJc w:val="left"/>
      <w:pPr>
        <w:tabs>
          <w:tab w:val="num" w:pos="1134"/>
        </w:tabs>
        <w:ind w:left="1134" w:hanging="567"/>
      </w:pPr>
      <w:rPr>
        <w:rFonts w:ascii="Arial" w:hAnsi="Arial" w:cs="Arial" w:hint="default"/>
        <w:b w:val="0"/>
        <w:i w:val="0"/>
        <w:sz w:val="20"/>
      </w:rPr>
    </w:lvl>
    <w:lvl w:ilvl="3">
      <w:start w:val="1"/>
      <w:numFmt w:val="lowerRoman"/>
      <w:lvlText w:val="(%4)"/>
      <w:lvlJc w:val="left"/>
      <w:pPr>
        <w:tabs>
          <w:tab w:val="num" w:pos="1701"/>
        </w:tabs>
        <w:ind w:left="1701" w:hanging="567"/>
      </w:pPr>
      <w:rPr>
        <w:rFonts w:ascii="Calibri" w:hAnsi="Calibri" w:cs="Times New Roman" w:hint="default"/>
        <w:b w:val="0"/>
        <w:i w:val="0"/>
        <w:sz w:val="22"/>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0" w15:restartNumberingAfterBreak="0">
    <w:nsid w:val="4DEF1D8D"/>
    <w:multiLevelType w:val="hybridMultilevel"/>
    <w:tmpl w:val="073E1C22"/>
    <w:lvl w:ilvl="0" w:tplc="E0526C8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3B6C47"/>
    <w:multiLevelType w:val="multilevel"/>
    <w:tmpl w:val="26607ED8"/>
    <w:lvl w:ilvl="0">
      <w:start w:val="10"/>
      <w:numFmt w:val="decimal"/>
      <w:lvlText w:val="%1"/>
      <w:lvlJc w:val="left"/>
      <w:pPr>
        <w:ind w:left="720" w:hanging="360"/>
      </w:pPr>
      <w:rPr>
        <w:rFonts w:hint="default"/>
      </w:rPr>
    </w:lvl>
    <w:lvl w:ilvl="1">
      <w:start w:val="1"/>
      <w:numFmt w:val="decimal"/>
      <w:isLgl/>
      <w:lvlText w:val="%1.%2"/>
      <w:lvlJc w:val="left"/>
      <w:pPr>
        <w:ind w:left="750" w:hanging="390"/>
      </w:pPr>
      <w:rPr>
        <w:rFonts w:hint="default"/>
        <w:color w:val="000000"/>
      </w:rPr>
    </w:lvl>
    <w:lvl w:ilvl="2">
      <w:start w:val="1"/>
      <w:numFmt w:val="decimal"/>
      <w:isLgl/>
      <w:lvlText w:val="%1.%2.%3"/>
      <w:lvlJc w:val="left"/>
      <w:pPr>
        <w:ind w:left="1080" w:hanging="720"/>
      </w:pPr>
      <w:rPr>
        <w:rFonts w:hint="default"/>
        <w:color w:val="000000"/>
      </w:rPr>
    </w:lvl>
    <w:lvl w:ilvl="3">
      <w:start w:val="1"/>
      <w:numFmt w:val="decimal"/>
      <w:isLgl/>
      <w:lvlText w:val="%1.%2.%3.%4"/>
      <w:lvlJc w:val="left"/>
      <w:pPr>
        <w:ind w:left="1080" w:hanging="720"/>
      </w:pPr>
      <w:rPr>
        <w:rFonts w:hint="default"/>
        <w:color w:val="000000"/>
      </w:rPr>
    </w:lvl>
    <w:lvl w:ilvl="4">
      <w:start w:val="1"/>
      <w:numFmt w:val="decimal"/>
      <w:isLgl/>
      <w:lvlText w:val="%1.%2.%3.%4.%5"/>
      <w:lvlJc w:val="left"/>
      <w:pPr>
        <w:ind w:left="1440" w:hanging="1080"/>
      </w:pPr>
      <w:rPr>
        <w:rFonts w:hint="default"/>
        <w:color w:val="000000"/>
      </w:rPr>
    </w:lvl>
    <w:lvl w:ilvl="5">
      <w:start w:val="1"/>
      <w:numFmt w:val="decimal"/>
      <w:isLgl/>
      <w:lvlText w:val="%1.%2.%3.%4.%5.%6"/>
      <w:lvlJc w:val="left"/>
      <w:pPr>
        <w:ind w:left="1440" w:hanging="1080"/>
      </w:pPr>
      <w:rPr>
        <w:rFonts w:hint="default"/>
        <w:color w:val="000000"/>
      </w:rPr>
    </w:lvl>
    <w:lvl w:ilvl="6">
      <w:start w:val="1"/>
      <w:numFmt w:val="decimal"/>
      <w:isLgl/>
      <w:lvlText w:val="%1.%2.%3.%4.%5.%6.%7"/>
      <w:lvlJc w:val="left"/>
      <w:pPr>
        <w:ind w:left="1800" w:hanging="1440"/>
      </w:pPr>
      <w:rPr>
        <w:rFonts w:hint="default"/>
        <w:color w:val="000000"/>
      </w:rPr>
    </w:lvl>
    <w:lvl w:ilvl="7">
      <w:start w:val="1"/>
      <w:numFmt w:val="decimal"/>
      <w:isLgl/>
      <w:lvlText w:val="%1.%2.%3.%4.%5.%6.%7.%8"/>
      <w:lvlJc w:val="left"/>
      <w:pPr>
        <w:ind w:left="1800" w:hanging="1440"/>
      </w:pPr>
      <w:rPr>
        <w:rFonts w:hint="default"/>
        <w:color w:val="000000"/>
      </w:rPr>
    </w:lvl>
    <w:lvl w:ilvl="8">
      <w:start w:val="1"/>
      <w:numFmt w:val="decimal"/>
      <w:isLgl/>
      <w:lvlText w:val="%1.%2.%3.%4.%5.%6.%7.%8.%9"/>
      <w:lvlJc w:val="left"/>
      <w:pPr>
        <w:ind w:left="2160" w:hanging="1800"/>
      </w:pPr>
      <w:rPr>
        <w:rFonts w:hint="default"/>
        <w:color w:val="000000"/>
      </w:rPr>
    </w:lvl>
  </w:abstractNum>
  <w:abstractNum w:abstractNumId="22" w15:restartNumberingAfterBreak="0">
    <w:nsid w:val="53EF3E71"/>
    <w:multiLevelType w:val="hybridMultilevel"/>
    <w:tmpl w:val="025E11C8"/>
    <w:lvl w:ilvl="0" w:tplc="04090001">
      <w:start w:val="1"/>
      <w:numFmt w:val="bullet"/>
      <w:lvlText w:val=""/>
      <w:lvlJc w:val="left"/>
      <w:pPr>
        <w:ind w:left="1080" w:hanging="360"/>
      </w:pPr>
      <w:rPr>
        <w:rFonts w:ascii="Symbol" w:hAnsi="Symbol" w:hint="default"/>
      </w:rPr>
    </w:lvl>
    <w:lvl w:ilvl="1" w:tplc="08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40807D5"/>
    <w:multiLevelType w:val="hybridMultilevel"/>
    <w:tmpl w:val="3BCC671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5EA6606F"/>
    <w:multiLevelType w:val="multilevel"/>
    <w:tmpl w:val="79007272"/>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60584B49"/>
    <w:multiLevelType w:val="hybridMultilevel"/>
    <w:tmpl w:val="6476678C"/>
    <w:lvl w:ilvl="0" w:tplc="79A2C6E6">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61AA76B9"/>
    <w:multiLevelType w:val="multilevel"/>
    <w:tmpl w:val="E59062D0"/>
    <w:lvl w:ilvl="0">
      <w:start w:val="7"/>
      <w:numFmt w:val="decimal"/>
      <w:lvlText w:val="%1"/>
      <w:legacy w:legacy="1" w:legacySpace="120" w:legacyIndent="720"/>
      <w:lvlJc w:val="left"/>
      <w:pPr>
        <w:ind w:left="720" w:hanging="720"/>
      </w:pPr>
    </w:lvl>
    <w:lvl w:ilvl="1">
      <w:start w:val="5"/>
      <w:numFmt w:val="decimal"/>
      <w:lvlText w:val="%1.%2"/>
      <w:legacy w:legacy="1" w:legacySpace="120" w:legacyIndent="720"/>
      <w:lvlJc w:val="left"/>
      <w:pPr>
        <w:ind w:left="1440" w:hanging="720"/>
      </w:pPr>
    </w:lvl>
    <w:lvl w:ilvl="2">
      <w:start w:val="1"/>
      <w:numFmt w:val="decimal"/>
      <w:lvlText w:val="%1.%2.%3"/>
      <w:legacy w:legacy="1" w:legacySpace="120" w:legacyIndent="720"/>
      <w:lvlJc w:val="left"/>
      <w:pPr>
        <w:ind w:left="2160" w:hanging="720"/>
      </w:pPr>
    </w:lvl>
    <w:lvl w:ilvl="3">
      <w:start w:val="1"/>
      <w:numFmt w:val="decimal"/>
      <w:lvlText w:val="%1.%2.%3.%4"/>
      <w:legacy w:legacy="1" w:legacySpace="120" w:legacyIndent="720"/>
      <w:lvlJc w:val="left"/>
      <w:pPr>
        <w:ind w:left="2880" w:hanging="720"/>
      </w:pPr>
    </w:lvl>
    <w:lvl w:ilvl="4">
      <w:start w:val="1"/>
      <w:numFmt w:val="decimal"/>
      <w:lvlText w:val="%1.%2.%3.%4.%5"/>
      <w:legacy w:legacy="1" w:legacySpace="120" w:legacyIndent="1080"/>
      <w:lvlJc w:val="left"/>
      <w:pPr>
        <w:ind w:left="3960" w:hanging="1080"/>
      </w:pPr>
    </w:lvl>
    <w:lvl w:ilvl="5">
      <w:start w:val="1"/>
      <w:numFmt w:val="decimal"/>
      <w:lvlText w:val="%1.%2.%3.%4.%5.%6"/>
      <w:legacy w:legacy="1" w:legacySpace="120" w:legacyIndent="1080"/>
      <w:lvlJc w:val="left"/>
      <w:pPr>
        <w:ind w:left="5040" w:hanging="1080"/>
      </w:pPr>
    </w:lvl>
    <w:lvl w:ilvl="6">
      <w:start w:val="1"/>
      <w:numFmt w:val="decimal"/>
      <w:lvlText w:val="%1.%2.%3.%4.%5.%6.%7"/>
      <w:legacy w:legacy="1" w:legacySpace="120" w:legacyIndent="1440"/>
      <w:lvlJc w:val="left"/>
      <w:pPr>
        <w:ind w:left="6480" w:hanging="1440"/>
      </w:pPr>
    </w:lvl>
    <w:lvl w:ilvl="7">
      <w:start w:val="1"/>
      <w:numFmt w:val="decimal"/>
      <w:lvlText w:val="%1.%2.%3.%4.%5.%6.%7.%8"/>
      <w:legacy w:legacy="1" w:legacySpace="120" w:legacyIndent="1440"/>
      <w:lvlJc w:val="left"/>
      <w:pPr>
        <w:ind w:left="7920" w:hanging="1440"/>
      </w:pPr>
    </w:lvl>
    <w:lvl w:ilvl="8">
      <w:start w:val="1"/>
      <w:numFmt w:val="decimal"/>
      <w:lvlText w:val="%1.%2.%3.%4.%5.%6.%7.%8.%9"/>
      <w:legacy w:legacy="1" w:legacySpace="120" w:legacyIndent="1440"/>
      <w:lvlJc w:val="left"/>
      <w:pPr>
        <w:ind w:left="9360" w:hanging="1440"/>
      </w:pPr>
    </w:lvl>
  </w:abstractNum>
  <w:abstractNum w:abstractNumId="27" w15:restartNumberingAfterBreak="0">
    <w:nsid w:val="639233F4"/>
    <w:multiLevelType w:val="hybridMultilevel"/>
    <w:tmpl w:val="B0D21D4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8" w15:restartNumberingAfterBreak="0">
    <w:nsid w:val="6814214A"/>
    <w:multiLevelType w:val="multilevel"/>
    <w:tmpl w:val="725483DE"/>
    <w:lvl w:ilvl="0">
      <w:start w:val="1"/>
      <w:numFmt w:val="lowerLetter"/>
      <w:lvlText w:val="(%1)"/>
      <w:lvlJc w:val="left"/>
      <w:pPr>
        <w:ind w:left="1185" w:hanging="360"/>
      </w:pPr>
    </w:lvl>
    <w:lvl w:ilvl="1">
      <w:start w:val="1"/>
      <w:numFmt w:val="lowerLetter"/>
      <w:lvlText w:val="%2."/>
      <w:lvlJc w:val="left"/>
      <w:pPr>
        <w:ind w:left="1905" w:hanging="360"/>
      </w:pPr>
    </w:lvl>
    <w:lvl w:ilvl="2">
      <w:start w:val="1"/>
      <w:numFmt w:val="lowerRoman"/>
      <w:lvlText w:val="%3."/>
      <w:lvlJc w:val="right"/>
      <w:pPr>
        <w:ind w:left="2625" w:hanging="180"/>
      </w:pPr>
    </w:lvl>
    <w:lvl w:ilvl="3">
      <w:start w:val="1"/>
      <w:numFmt w:val="decimal"/>
      <w:lvlText w:val="%4."/>
      <w:lvlJc w:val="left"/>
      <w:pPr>
        <w:ind w:left="3345" w:hanging="360"/>
      </w:pPr>
    </w:lvl>
    <w:lvl w:ilvl="4">
      <w:start w:val="1"/>
      <w:numFmt w:val="lowerLetter"/>
      <w:lvlText w:val="%5."/>
      <w:lvlJc w:val="left"/>
      <w:pPr>
        <w:ind w:left="4065" w:hanging="360"/>
      </w:pPr>
    </w:lvl>
    <w:lvl w:ilvl="5">
      <w:start w:val="1"/>
      <w:numFmt w:val="lowerRoman"/>
      <w:lvlText w:val="%6."/>
      <w:lvlJc w:val="right"/>
      <w:pPr>
        <w:ind w:left="4785" w:hanging="180"/>
      </w:pPr>
    </w:lvl>
    <w:lvl w:ilvl="6">
      <w:start w:val="1"/>
      <w:numFmt w:val="decimal"/>
      <w:lvlText w:val="%7."/>
      <w:lvlJc w:val="left"/>
      <w:pPr>
        <w:ind w:left="5505" w:hanging="360"/>
      </w:pPr>
    </w:lvl>
    <w:lvl w:ilvl="7">
      <w:start w:val="1"/>
      <w:numFmt w:val="lowerLetter"/>
      <w:lvlText w:val="%8."/>
      <w:lvlJc w:val="left"/>
      <w:pPr>
        <w:ind w:left="6225" w:hanging="360"/>
      </w:pPr>
    </w:lvl>
    <w:lvl w:ilvl="8">
      <w:start w:val="1"/>
      <w:numFmt w:val="lowerRoman"/>
      <w:lvlText w:val="%9."/>
      <w:lvlJc w:val="right"/>
      <w:pPr>
        <w:ind w:left="6945" w:hanging="180"/>
      </w:pPr>
    </w:lvl>
  </w:abstractNum>
  <w:abstractNum w:abstractNumId="29" w15:restartNumberingAfterBreak="0">
    <w:nsid w:val="68AC4B70"/>
    <w:multiLevelType w:val="hybridMultilevel"/>
    <w:tmpl w:val="8204702A"/>
    <w:lvl w:ilvl="0" w:tplc="95DA57A6">
      <w:start w:val="1"/>
      <w:numFmt w:val="bullet"/>
      <w:lvlText w:val="•"/>
      <w:lvlJc w:val="left"/>
      <w:pPr>
        <w:ind w:left="720" w:hanging="360"/>
      </w:pPr>
      <w:rPr>
        <w:rFonts w:ascii="Times New Roman" w:hAnsi="Times New Roman" w:cs="Times New Roman" w:hint="default"/>
        <w:color w:val="4472C4"/>
        <w:u w:color="4472C4"/>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0" w15:restartNumberingAfterBreak="0">
    <w:nsid w:val="6F833E0B"/>
    <w:multiLevelType w:val="hybridMultilevel"/>
    <w:tmpl w:val="BE6A82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1F75619"/>
    <w:multiLevelType w:val="hybridMultilevel"/>
    <w:tmpl w:val="84344CA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32" w15:restartNumberingAfterBreak="0">
    <w:nsid w:val="760E44B1"/>
    <w:multiLevelType w:val="multilevel"/>
    <w:tmpl w:val="DA7A3CFC"/>
    <w:lvl w:ilvl="0">
      <w:start w:val="4"/>
      <w:numFmt w:val="decimal"/>
      <w:lvlText w:val="%1."/>
      <w:lvlJc w:val="left"/>
      <w:pPr>
        <w:tabs>
          <w:tab w:val="left" w:pos="720"/>
        </w:tabs>
        <w:ind w:left="720" w:firstLine="0"/>
      </w:pPr>
      <w:rPr>
        <w:rFonts w:ascii="Arial" w:eastAsia="Arial" w:hAnsi="Arial"/>
        <w:b/>
        <w:strike w:val="0"/>
        <w:dstrike w:val="0"/>
        <w:color w:val="000000"/>
        <w:spacing w:val="2"/>
        <w:w w:val="100"/>
        <w:sz w:val="22"/>
        <w:u w:val="none"/>
        <w:effect w:val="none"/>
        <w:vertAlign w:val="baseline"/>
        <w:lang w:val="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3" w15:restartNumberingAfterBreak="0">
    <w:nsid w:val="76C522CA"/>
    <w:multiLevelType w:val="hybridMultilevel"/>
    <w:tmpl w:val="C124118C"/>
    <w:lvl w:ilvl="0" w:tplc="79A2C6E6">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78FF19A6"/>
    <w:multiLevelType w:val="hybridMultilevel"/>
    <w:tmpl w:val="8A6CB768"/>
    <w:lvl w:ilvl="0" w:tplc="904C465A">
      <w:numFmt w:val="bullet"/>
      <w:lvlText w:val=""/>
      <w:lvlJc w:val="left"/>
      <w:pPr>
        <w:ind w:left="720" w:hanging="360"/>
      </w:pPr>
      <w:rPr>
        <w:rFonts w:ascii="Symbol" w:eastAsia="Times New Roman" w:hAnsi="Symbol" w:cs="Segoe U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910114125">
    <w:abstractNumId w:val="26"/>
    <w:lvlOverride w:ilvl="0">
      <w:startOverride w:val="7"/>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33759689">
    <w:abstractNumId w:val="32"/>
    <w:lvlOverride w:ilvl="0">
      <w:startOverride w:val="4"/>
    </w:lvlOverride>
    <w:lvlOverride w:ilvl="1"/>
    <w:lvlOverride w:ilvl="2"/>
    <w:lvlOverride w:ilvl="3"/>
    <w:lvlOverride w:ilvl="4"/>
    <w:lvlOverride w:ilvl="5"/>
    <w:lvlOverride w:ilvl="6"/>
    <w:lvlOverride w:ilvl="7"/>
    <w:lvlOverride w:ilvl="8"/>
  </w:num>
  <w:num w:numId="3" w16cid:durableId="2005164445">
    <w:abstractNumId w:val="2"/>
  </w:num>
  <w:num w:numId="4" w16cid:durableId="1907454343">
    <w:abstractNumId w:val="20"/>
  </w:num>
  <w:num w:numId="5" w16cid:durableId="1172526792">
    <w:abstractNumId w:val="4"/>
  </w:num>
  <w:num w:numId="6" w16cid:durableId="934050555">
    <w:abstractNumId w:val="14"/>
  </w:num>
  <w:num w:numId="7" w16cid:durableId="1645967797">
    <w:abstractNumId w:val="13"/>
  </w:num>
  <w:num w:numId="8" w16cid:durableId="1664971598">
    <w:abstractNumId w:val="18"/>
  </w:num>
  <w:num w:numId="9" w16cid:durableId="197637529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74462958">
    <w:abstractNumId w:val="3"/>
  </w:num>
  <w:num w:numId="11" w16cid:durableId="2003194275">
    <w:abstractNumId w:val="7"/>
  </w:num>
  <w:num w:numId="12" w16cid:durableId="900406858">
    <w:abstractNumId w:val="22"/>
  </w:num>
  <w:num w:numId="13" w16cid:durableId="1801799382">
    <w:abstractNumId w:val="8"/>
  </w:num>
  <w:num w:numId="14" w16cid:durableId="1252540635">
    <w:abstractNumId w:val="6"/>
  </w:num>
  <w:num w:numId="15" w16cid:durableId="57423889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703975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82272414">
    <w:abstractNumId w:val="21"/>
  </w:num>
  <w:num w:numId="18" w16cid:durableId="663122486">
    <w:abstractNumId w:val="0"/>
  </w:num>
  <w:num w:numId="19" w16cid:durableId="1841697556">
    <w:abstractNumId w:val="29"/>
  </w:num>
  <w:num w:numId="20" w16cid:durableId="117808160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1131734">
    <w:abstractNumId w:val="19"/>
    <w:lvlOverride w:ilvl="0">
      <w:lvl w:ilvl="0">
        <w:start w:val="1"/>
        <w:numFmt w:val="decimal"/>
        <w:lvlText w:val="%1."/>
        <w:lvlJc w:val="left"/>
        <w:pPr>
          <w:tabs>
            <w:tab w:val="left" w:pos="567"/>
          </w:tabs>
          <w:ind w:left="567" w:hanging="567"/>
        </w:pPr>
        <w:rPr>
          <w:rFonts w:ascii="Arial" w:hAnsi="Arial" w:cs="Arial" w:hint="default"/>
          <w:b/>
          <w:i w:val="0"/>
          <w:sz w:val="20"/>
        </w:rPr>
      </w:lvl>
    </w:lvlOverride>
    <w:lvlOverride w:ilvl="1">
      <w:lvl w:ilvl="1">
        <w:start w:val="1"/>
        <w:numFmt w:val="decimal"/>
        <w:lvlText w:val="%1.%2"/>
        <w:lvlJc w:val="left"/>
        <w:pPr>
          <w:tabs>
            <w:tab w:val="left" w:pos="567"/>
          </w:tabs>
          <w:ind w:left="567" w:hanging="567"/>
        </w:pPr>
        <w:rPr>
          <w:rFonts w:ascii="Arial" w:hAnsi="Arial" w:cs="Arial" w:hint="default"/>
          <w:b w:val="0"/>
          <w:i w:val="0"/>
          <w:color w:val="auto"/>
          <w:sz w:val="20"/>
        </w:rPr>
      </w:lvl>
    </w:lvlOverride>
    <w:lvlOverride w:ilvl="2">
      <w:lvl w:ilvl="2">
        <w:start w:val="1"/>
        <w:numFmt w:val="lowerLetter"/>
        <w:lvlText w:val="(%3)"/>
        <w:lvlJc w:val="left"/>
        <w:pPr>
          <w:tabs>
            <w:tab w:val="left" w:pos="1134"/>
          </w:tabs>
          <w:ind w:left="1134" w:hanging="567"/>
        </w:pPr>
        <w:rPr>
          <w:rFonts w:ascii="Arial" w:hAnsi="Arial" w:cs="Arial" w:hint="default"/>
          <w:b w:val="0"/>
          <w:i w:val="0"/>
          <w:color w:val="auto"/>
          <w:sz w:val="20"/>
        </w:rPr>
      </w:lvl>
    </w:lvlOverride>
    <w:lvlOverride w:ilvl="3">
      <w:lvl w:ilvl="3">
        <w:start w:val="1"/>
        <w:numFmt w:val="lowerRoman"/>
        <w:lvlText w:val="(%4)"/>
        <w:lvlJc w:val="left"/>
        <w:pPr>
          <w:tabs>
            <w:tab w:val="left" w:pos="1701"/>
          </w:tabs>
          <w:ind w:left="1701" w:hanging="567"/>
        </w:pPr>
        <w:rPr>
          <w:rFonts w:ascii="Calibri" w:hAnsi="Calibri" w:cs="Times New Roman" w:hint="default"/>
          <w:b w:val="0"/>
          <w:i w:val="0"/>
          <w:color w:val="auto"/>
          <w:sz w:val="22"/>
        </w:rPr>
      </w:lvl>
    </w:lvlOverride>
    <w:lvlOverride w:ilvl="4">
      <w:lvl w:ilvl="4">
        <w:start w:val="1"/>
        <w:numFmt w:val="lowerLetter"/>
        <w:lvlText w:val="(%5)"/>
        <w:lvlJc w:val="left"/>
        <w:pPr>
          <w:ind w:left="1800" w:hanging="360"/>
        </w:pPr>
        <w:rPr>
          <w:rFonts w:cs="Times New Roman"/>
        </w:rPr>
      </w:lvl>
    </w:lvlOverride>
    <w:lvlOverride w:ilvl="5">
      <w:lvl w:ilvl="5">
        <w:start w:val="1"/>
        <w:numFmt w:val="lowerRoman"/>
        <w:lvlText w:val="(%6)"/>
        <w:lvlJc w:val="left"/>
        <w:pPr>
          <w:ind w:left="2160" w:hanging="360"/>
        </w:pPr>
        <w:rPr>
          <w:rFonts w:cs="Times New Roman"/>
        </w:rPr>
      </w:lvl>
    </w:lvlOverride>
    <w:lvlOverride w:ilvl="6">
      <w:lvl w:ilvl="6">
        <w:start w:val="1"/>
        <w:numFmt w:val="decimal"/>
        <w:lvlText w:val="%7."/>
        <w:lvlJc w:val="left"/>
        <w:pPr>
          <w:ind w:left="2520" w:hanging="360"/>
        </w:pPr>
        <w:rPr>
          <w:rFonts w:cs="Times New Roman"/>
        </w:rPr>
      </w:lvl>
    </w:lvlOverride>
    <w:lvlOverride w:ilvl="7">
      <w:lvl w:ilvl="7">
        <w:start w:val="1"/>
        <w:numFmt w:val="lowerLetter"/>
        <w:lvlText w:val="%8."/>
        <w:lvlJc w:val="left"/>
        <w:pPr>
          <w:ind w:left="2880" w:hanging="360"/>
        </w:pPr>
        <w:rPr>
          <w:rFonts w:cs="Times New Roman"/>
        </w:rPr>
      </w:lvl>
    </w:lvlOverride>
    <w:lvlOverride w:ilvl="8">
      <w:lvl w:ilvl="8">
        <w:start w:val="1"/>
        <w:numFmt w:val="lowerRoman"/>
        <w:lvlText w:val="%9."/>
        <w:lvlJc w:val="left"/>
        <w:pPr>
          <w:ind w:left="3240" w:hanging="360"/>
        </w:pPr>
        <w:rPr>
          <w:rFonts w:cs="Times New Roman"/>
        </w:rPr>
      </w:lvl>
    </w:lvlOverride>
  </w:num>
  <w:num w:numId="22" w16cid:durableId="1421758795">
    <w:abstractNumId w:val="29"/>
  </w:num>
  <w:num w:numId="23" w16cid:durableId="1767463018">
    <w:abstractNumId w:val="5"/>
  </w:num>
  <w:num w:numId="24" w16cid:durableId="933561181">
    <w:abstractNumId w:val="10"/>
  </w:num>
  <w:num w:numId="25" w16cid:durableId="623465418">
    <w:abstractNumId w:val="23"/>
  </w:num>
  <w:num w:numId="26" w16cid:durableId="1435246827">
    <w:abstractNumId w:val="31"/>
  </w:num>
  <w:num w:numId="27" w16cid:durableId="161991936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13188880">
    <w:abstractNumId w:val="15"/>
  </w:num>
  <w:num w:numId="29" w16cid:durableId="2015377013">
    <w:abstractNumId w:val="11"/>
  </w:num>
  <w:num w:numId="30" w16cid:durableId="820846860">
    <w:abstractNumId w:val="24"/>
  </w:num>
  <w:num w:numId="31" w16cid:durableId="99221600">
    <w:abstractNumId w:val="30"/>
  </w:num>
  <w:num w:numId="32" w16cid:durableId="33425774">
    <w:abstractNumId w:val="27"/>
  </w:num>
  <w:num w:numId="33" w16cid:durableId="1291206389">
    <w:abstractNumId w:val="1"/>
  </w:num>
  <w:num w:numId="34" w16cid:durableId="1842742646">
    <w:abstractNumId w:val="9"/>
  </w:num>
  <w:num w:numId="35" w16cid:durableId="244538102">
    <w:abstractNumId w:val="34"/>
  </w:num>
  <w:num w:numId="36" w16cid:durableId="1726416077">
    <w:abstractNumId w:val="25"/>
  </w:num>
  <w:num w:numId="37" w16cid:durableId="1374188764">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antha">
    <w15:presenceInfo w15:providerId="None" w15:userId="Samantha"/>
  </w15:person>
  <w15:person w15:author="INFINEON">
    <w15:presenceInfo w15:providerId="None" w15:userId="INFINEON"/>
  </w15:person>
  <w15:person w15:author="Poh Wesley (ATV SYS SAE CS AI)">
    <w15:presenceInfo w15:providerId="AD" w15:userId="S::Wesley.Poh@infineon.com::d3b47d4a-abc0-4f51-ab19-c6dd730036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trackRevision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Q1NTOwtDAyMzK2MDRU0lEKTi0uzszPAykwNK4FADDX8egtAAAA"/>
  </w:docVars>
  <w:rsids>
    <w:rsidRoot w:val="000E2856"/>
    <w:rsid w:val="00000627"/>
    <w:rsid w:val="00000B05"/>
    <w:rsid w:val="00002D70"/>
    <w:rsid w:val="000041B2"/>
    <w:rsid w:val="0000426D"/>
    <w:rsid w:val="00004BEA"/>
    <w:rsid w:val="00005FAD"/>
    <w:rsid w:val="00006376"/>
    <w:rsid w:val="0000714F"/>
    <w:rsid w:val="0001003B"/>
    <w:rsid w:val="00010F43"/>
    <w:rsid w:val="00011249"/>
    <w:rsid w:val="00012D67"/>
    <w:rsid w:val="000135C9"/>
    <w:rsid w:val="000157F1"/>
    <w:rsid w:val="00015BBC"/>
    <w:rsid w:val="00017398"/>
    <w:rsid w:val="00021571"/>
    <w:rsid w:val="00024A14"/>
    <w:rsid w:val="00024AC2"/>
    <w:rsid w:val="000334FB"/>
    <w:rsid w:val="00033DC9"/>
    <w:rsid w:val="00033F94"/>
    <w:rsid w:val="00035177"/>
    <w:rsid w:val="00035A0E"/>
    <w:rsid w:val="00036020"/>
    <w:rsid w:val="00036A07"/>
    <w:rsid w:val="000379EB"/>
    <w:rsid w:val="00037D7C"/>
    <w:rsid w:val="00040391"/>
    <w:rsid w:val="00040937"/>
    <w:rsid w:val="0004237E"/>
    <w:rsid w:val="000447D4"/>
    <w:rsid w:val="0004704F"/>
    <w:rsid w:val="00051DDB"/>
    <w:rsid w:val="0005269F"/>
    <w:rsid w:val="0005283B"/>
    <w:rsid w:val="00052B48"/>
    <w:rsid w:val="0005466D"/>
    <w:rsid w:val="00057222"/>
    <w:rsid w:val="00057FA1"/>
    <w:rsid w:val="00062832"/>
    <w:rsid w:val="000635AF"/>
    <w:rsid w:val="00065218"/>
    <w:rsid w:val="00071191"/>
    <w:rsid w:val="000734F2"/>
    <w:rsid w:val="00073FCD"/>
    <w:rsid w:val="00074667"/>
    <w:rsid w:val="0007542A"/>
    <w:rsid w:val="00076170"/>
    <w:rsid w:val="000810B0"/>
    <w:rsid w:val="00081FED"/>
    <w:rsid w:val="00083B9A"/>
    <w:rsid w:val="00083FB3"/>
    <w:rsid w:val="00084E0A"/>
    <w:rsid w:val="00084F28"/>
    <w:rsid w:val="00085870"/>
    <w:rsid w:val="000865E6"/>
    <w:rsid w:val="00087249"/>
    <w:rsid w:val="00087EE7"/>
    <w:rsid w:val="00092CC0"/>
    <w:rsid w:val="00092F0D"/>
    <w:rsid w:val="000939C5"/>
    <w:rsid w:val="00093BD0"/>
    <w:rsid w:val="00093E8B"/>
    <w:rsid w:val="00094799"/>
    <w:rsid w:val="00095207"/>
    <w:rsid w:val="00095CE9"/>
    <w:rsid w:val="00095D35"/>
    <w:rsid w:val="00095DAD"/>
    <w:rsid w:val="0009732E"/>
    <w:rsid w:val="00097ABB"/>
    <w:rsid w:val="000A0667"/>
    <w:rsid w:val="000A1532"/>
    <w:rsid w:val="000A1546"/>
    <w:rsid w:val="000A18EB"/>
    <w:rsid w:val="000A2762"/>
    <w:rsid w:val="000A48F5"/>
    <w:rsid w:val="000A4917"/>
    <w:rsid w:val="000A574F"/>
    <w:rsid w:val="000A6065"/>
    <w:rsid w:val="000A68D4"/>
    <w:rsid w:val="000B0B2A"/>
    <w:rsid w:val="000B0F75"/>
    <w:rsid w:val="000B483C"/>
    <w:rsid w:val="000B4F2F"/>
    <w:rsid w:val="000B5665"/>
    <w:rsid w:val="000B69C1"/>
    <w:rsid w:val="000B7650"/>
    <w:rsid w:val="000C1E07"/>
    <w:rsid w:val="000C1EA8"/>
    <w:rsid w:val="000C392A"/>
    <w:rsid w:val="000C3C81"/>
    <w:rsid w:val="000C4F53"/>
    <w:rsid w:val="000C600F"/>
    <w:rsid w:val="000C7497"/>
    <w:rsid w:val="000D0026"/>
    <w:rsid w:val="000D02A4"/>
    <w:rsid w:val="000D0496"/>
    <w:rsid w:val="000D1275"/>
    <w:rsid w:val="000D56BD"/>
    <w:rsid w:val="000D5A54"/>
    <w:rsid w:val="000D5C59"/>
    <w:rsid w:val="000D7633"/>
    <w:rsid w:val="000E06D5"/>
    <w:rsid w:val="000E0888"/>
    <w:rsid w:val="000E08DC"/>
    <w:rsid w:val="000E0FBA"/>
    <w:rsid w:val="000E17F1"/>
    <w:rsid w:val="000E22C5"/>
    <w:rsid w:val="000E2856"/>
    <w:rsid w:val="000E313D"/>
    <w:rsid w:val="000E3309"/>
    <w:rsid w:val="000E413E"/>
    <w:rsid w:val="000E5097"/>
    <w:rsid w:val="000E5BF7"/>
    <w:rsid w:val="000E64DD"/>
    <w:rsid w:val="000E6BFF"/>
    <w:rsid w:val="000E75D6"/>
    <w:rsid w:val="000F132A"/>
    <w:rsid w:val="000F17EB"/>
    <w:rsid w:val="000F1952"/>
    <w:rsid w:val="000F4991"/>
    <w:rsid w:val="000F535E"/>
    <w:rsid w:val="000F7FB4"/>
    <w:rsid w:val="00105962"/>
    <w:rsid w:val="00105BFD"/>
    <w:rsid w:val="00111021"/>
    <w:rsid w:val="00113DEE"/>
    <w:rsid w:val="00114C60"/>
    <w:rsid w:val="00116285"/>
    <w:rsid w:val="00116804"/>
    <w:rsid w:val="001176D2"/>
    <w:rsid w:val="00124721"/>
    <w:rsid w:val="00124D2E"/>
    <w:rsid w:val="0012666D"/>
    <w:rsid w:val="001305BE"/>
    <w:rsid w:val="0013088D"/>
    <w:rsid w:val="00130EFF"/>
    <w:rsid w:val="00131660"/>
    <w:rsid w:val="00131A2B"/>
    <w:rsid w:val="00131AA0"/>
    <w:rsid w:val="001352CD"/>
    <w:rsid w:val="0013615A"/>
    <w:rsid w:val="00136281"/>
    <w:rsid w:val="001362E0"/>
    <w:rsid w:val="00136C92"/>
    <w:rsid w:val="00137050"/>
    <w:rsid w:val="001407CF"/>
    <w:rsid w:val="00142E26"/>
    <w:rsid w:val="001430F5"/>
    <w:rsid w:val="0014317A"/>
    <w:rsid w:val="0014418A"/>
    <w:rsid w:val="00144C8A"/>
    <w:rsid w:val="0014681A"/>
    <w:rsid w:val="00146A0E"/>
    <w:rsid w:val="00146D75"/>
    <w:rsid w:val="00146FA6"/>
    <w:rsid w:val="00147F53"/>
    <w:rsid w:val="00150086"/>
    <w:rsid w:val="00151729"/>
    <w:rsid w:val="001519A7"/>
    <w:rsid w:val="00157005"/>
    <w:rsid w:val="0016051B"/>
    <w:rsid w:val="00160972"/>
    <w:rsid w:val="001632F2"/>
    <w:rsid w:val="00164CB8"/>
    <w:rsid w:val="00165A2E"/>
    <w:rsid w:val="001673FE"/>
    <w:rsid w:val="001677F9"/>
    <w:rsid w:val="00171755"/>
    <w:rsid w:val="00172F19"/>
    <w:rsid w:val="00173F1C"/>
    <w:rsid w:val="001741FC"/>
    <w:rsid w:val="0017478A"/>
    <w:rsid w:val="001764D6"/>
    <w:rsid w:val="00176631"/>
    <w:rsid w:val="00177C99"/>
    <w:rsid w:val="001801D9"/>
    <w:rsid w:val="00185699"/>
    <w:rsid w:val="0018594B"/>
    <w:rsid w:val="00190627"/>
    <w:rsid w:val="00192B3D"/>
    <w:rsid w:val="0019431A"/>
    <w:rsid w:val="0019467C"/>
    <w:rsid w:val="001951CD"/>
    <w:rsid w:val="0019558B"/>
    <w:rsid w:val="00196D9B"/>
    <w:rsid w:val="00196DB0"/>
    <w:rsid w:val="00196F23"/>
    <w:rsid w:val="001975F8"/>
    <w:rsid w:val="001A214D"/>
    <w:rsid w:val="001A3918"/>
    <w:rsid w:val="001A4644"/>
    <w:rsid w:val="001A59AB"/>
    <w:rsid w:val="001A614D"/>
    <w:rsid w:val="001A6419"/>
    <w:rsid w:val="001A6E50"/>
    <w:rsid w:val="001A6F14"/>
    <w:rsid w:val="001A71AE"/>
    <w:rsid w:val="001A7FD0"/>
    <w:rsid w:val="001B02E7"/>
    <w:rsid w:val="001B4713"/>
    <w:rsid w:val="001B51EA"/>
    <w:rsid w:val="001B66BE"/>
    <w:rsid w:val="001B771A"/>
    <w:rsid w:val="001C1059"/>
    <w:rsid w:val="001C2928"/>
    <w:rsid w:val="001C2DB9"/>
    <w:rsid w:val="001C522C"/>
    <w:rsid w:val="001C55C4"/>
    <w:rsid w:val="001C6CBB"/>
    <w:rsid w:val="001C7E76"/>
    <w:rsid w:val="001D2ACD"/>
    <w:rsid w:val="001E3647"/>
    <w:rsid w:val="001E3F27"/>
    <w:rsid w:val="001E4440"/>
    <w:rsid w:val="001E55DD"/>
    <w:rsid w:val="001E69CE"/>
    <w:rsid w:val="001E73FD"/>
    <w:rsid w:val="001F244D"/>
    <w:rsid w:val="001F266D"/>
    <w:rsid w:val="001F3B31"/>
    <w:rsid w:val="001F46E8"/>
    <w:rsid w:val="001F4A8A"/>
    <w:rsid w:val="001F64AE"/>
    <w:rsid w:val="001F67E8"/>
    <w:rsid w:val="001F7F65"/>
    <w:rsid w:val="00200B0F"/>
    <w:rsid w:val="002015B3"/>
    <w:rsid w:val="00204379"/>
    <w:rsid w:val="002050E9"/>
    <w:rsid w:val="00206523"/>
    <w:rsid w:val="00207127"/>
    <w:rsid w:val="002105B4"/>
    <w:rsid w:val="00211F22"/>
    <w:rsid w:val="0021252A"/>
    <w:rsid w:val="00212953"/>
    <w:rsid w:val="00213FB3"/>
    <w:rsid w:val="00214160"/>
    <w:rsid w:val="0021438A"/>
    <w:rsid w:val="00214511"/>
    <w:rsid w:val="00214994"/>
    <w:rsid w:val="00216ED7"/>
    <w:rsid w:val="00220936"/>
    <w:rsid w:val="002227EF"/>
    <w:rsid w:val="00222A42"/>
    <w:rsid w:val="0022340D"/>
    <w:rsid w:val="00223E98"/>
    <w:rsid w:val="00226D2B"/>
    <w:rsid w:val="00230DDC"/>
    <w:rsid w:val="00231296"/>
    <w:rsid w:val="00232011"/>
    <w:rsid w:val="002333FA"/>
    <w:rsid w:val="00233A42"/>
    <w:rsid w:val="00233F2A"/>
    <w:rsid w:val="002373E8"/>
    <w:rsid w:val="002378D4"/>
    <w:rsid w:val="00240758"/>
    <w:rsid w:val="00241985"/>
    <w:rsid w:val="00241BBE"/>
    <w:rsid w:val="00241F16"/>
    <w:rsid w:val="00242942"/>
    <w:rsid w:val="00246B50"/>
    <w:rsid w:val="00247336"/>
    <w:rsid w:val="00251C88"/>
    <w:rsid w:val="002548DB"/>
    <w:rsid w:val="00255C3F"/>
    <w:rsid w:val="00255C62"/>
    <w:rsid w:val="00257277"/>
    <w:rsid w:val="00260BC0"/>
    <w:rsid w:val="00260D2C"/>
    <w:rsid w:val="002617DB"/>
    <w:rsid w:val="00262E61"/>
    <w:rsid w:val="0026530F"/>
    <w:rsid w:val="00267DFC"/>
    <w:rsid w:val="00273374"/>
    <w:rsid w:val="002738AC"/>
    <w:rsid w:val="00275B64"/>
    <w:rsid w:val="00276B14"/>
    <w:rsid w:val="00276F9D"/>
    <w:rsid w:val="00280A95"/>
    <w:rsid w:val="0028273F"/>
    <w:rsid w:val="00284E6D"/>
    <w:rsid w:val="00285C27"/>
    <w:rsid w:val="0028680E"/>
    <w:rsid w:val="00290071"/>
    <w:rsid w:val="0029200B"/>
    <w:rsid w:val="002921F0"/>
    <w:rsid w:val="00295059"/>
    <w:rsid w:val="002979C7"/>
    <w:rsid w:val="002A0EF6"/>
    <w:rsid w:val="002A28E3"/>
    <w:rsid w:val="002A2CA9"/>
    <w:rsid w:val="002A3807"/>
    <w:rsid w:val="002A49A0"/>
    <w:rsid w:val="002A534A"/>
    <w:rsid w:val="002A5556"/>
    <w:rsid w:val="002A56EA"/>
    <w:rsid w:val="002A6F61"/>
    <w:rsid w:val="002A7435"/>
    <w:rsid w:val="002A74C0"/>
    <w:rsid w:val="002B118B"/>
    <w:rsid w:val="002B14E3"/>
    <w:rsid w:val="002B26A6"/>
    <w:rsid w:val="002B2785"/>
    <w:rsid w:val="002B28FB"/>
    <w:rsid w:val="002B6603"/>
    <w:rsid w:val="002B747C"/>
    <w:rsid w:val="002B7599"/>
    <w:rsid w:val="002B789D"/>
    <w:rsid w:val="002B79B5"/>
    <w:rsid w:val="002C18F2"/>
    <w:rsid w:val="002C222A"/>
    <w:rsid w:val="002C32D2"/>
    <w:rsid w:val="002C4C4F"/>
    <w:rsid w:val="002C610E"/>
    <w:rsid w:val="002D0948"/>
    <w:rsid w:val="002D1873"/>
    <w:rsid w:val="002D22E1"/>
    <w:rsid w:val="002E14E4"/>
    <w:rsid w:val="002E274D"/>
    <w:rsid w:val="002E3047"/>
    <w:rsid w:val="002E3D6C"/>
    <w:rsid w:val="002E4606"/>
    <w:rsid w:val="002E4B5A"/>
    <w:rsid w:val="002E6D91"/>
    <w:rsid w:val="002F0CF2"/>
    <w:rsid w:val="002F15EB"/>
    <w:rsid w:val="002F163F"/>
    <w:rsid w:val="002F22D5"/>
    <w:rsid w:val="002F327C"/>
    <w:rsid w:val="002F3EE6"/>
    <w:rsid w:val="002F533D"/>
    <w:rsid w:val="002F5BB4"/>
    <w:rsid w:val="0030096A"/>
    <w:rsid w:val="00300AE8"/>
    <w:rsid w:val="0030234F"/>
    <w:rsid w:val="00303BA2"/>
    <w:rsid w:val="00304163"/>
    <w:rsid w:val="00304630"/>
    <w:rsid w:val="00306524"/>
    <w:rsid w:val="00307A80"/>
    <w:rsid w:val="00313913"/>
    <w:rsid w:val="003174EF"/>
    <w:rsid w:val="0031760A"/>
    <w:rsid w:val="003176DB"/>
    <w:rsid w:val="0032014A"/>
    <w:rsid w:val="0032533F"/>
    <w:rsid w:val="00326113"/>
    <w:rsid w:val="00327377"/>
    <w:rsid w:val="00327D1A"/>
    <w:rsid w:val="00331B37"/>
    <w:rsid w:val="00332AC6"/>
    <w:rsid w:val="003338C2"/>
    <w:rsid w:val="003343B0"/>
    <w:rsid w:val="00334DF5"/>
    <w:rsid w:val="003359F0"/>
    <w:rsid w:val="00336570"/>
    <w:rsid w:val="003365CA"/>
    <w:rsid w:val="003366C4"/>
    <w:rsid w:val="00343C75"/>
    <w:rsid w:val="003444D1"/>
    <w:rsid w:val="00344FC9"/>
    <w:rsid w:val="003459D9"/>
    <w:rsid w:val="00350B95"/>
    <w:rsid w:val="00353F11"/>
    <w:rsid w:val="00354EFD"/>
    <w:rsid w:val="00355B25"/>
    <w:rsid w:val="00355E3A"/>
    <w:rsid w:val="00357426"/>
    <w:rsid w:val="003603F1"/>
    <w:rsid w:val="003636E3"/>
    <w:rsid w:val="00364AED"/>
    <w:rsid w:val="00364CEF"/>
    <w:rsid w:val="00366205"/>
    <w:rsid w:val="0037051E"/>
    <w:rsid w:val="003733C7"/>
    <w:rsid w:val="0037487F"/>
    <w:rsid w:val="00375296"/>
    <w:rsid w:val="00375F7B"/>
    <w:rsid w:val="00380C0C"/>
    <w:rsid w:val="00382161"/>
    <w:rsid w:val="0038401A"/>
    <w:rsid w:val="00384028"/>
    <w:rsid w:val="003843CF"/>
    <w:rsid w:val="00384D7A"/>
    <w:rsid w:val="0038594D"/>
    <w:rsid w:val="00385C6E"/>
    <w:rsid w:val="00386188"/>
    <w:rsid w:val="00386498"/>
    <w:rsid w:val="003922DD"/>
    <w:rsid w:val="00392A96"/>
    <w:rsid w:val="00395272"/>
    <w:rsid w:val="003961F7"/>
    <w:rsid w:val="00396384"/>
    <w:rsid w:val="003A195B"/>
    <w:rsid w:val="003A38A2"/>
    <w:rsid w:val="003A3A6F"/>
    <w:rsid w:val="003A3FB8"/>
    <w:rsid w:val="003A43C2"/>
    <w:rsid w:val="003A48DB"/>
    <w:rsid w:val="003A555A"/>
    <w:rsid w:val="003A647C"/>
    <w:rsid w:val="003B0485"/>
    <w:rsid w:val="003B109E"/>
    <w:rsid w:val="003B30E8"/>
    <w:rsid w:val="003B3D7C"/>
    <w:rsid w:val="003B497D"/>
    <w:rsid w:val="003B59EA"/>
    <w:rsid w:val="003B59F0"/>
    <w:rsid w:val="003B794D"/>
    <w:rsid w:val="003C05D6"/>
    <w:rsid w:val="003C33C7"/>
    <w:rsid w:val="003C61B9"/>
    <w:rsid w:val="003C6265"/>
    <w:rsid w:val="003D0C4A"/>
    <w:rsid w:val="003D0E24"/>
    <w:rsid w:val="003D2D6E"/>
    <w:rsid w:val="003D2FC0"/>
    <w:rsid w:val="003D3789"/>
    <w:rsid w:val="003D3EC4"/>
    <w:rsid w:val="003D422C"/>
    <w:rsid w:val="003D5236"/>
    <w:rsid w:val="003D6BFD"/>
    <w:rsid w:val="003E2D55"/>
    <w:rsid w:val="003E326A"/>
    <w:rsid w:val="003E4417"/>
    <w:rsid w:val="003E44ED"/>
    <w:rsid w:val="003E5C16"/>
    <w:rsid w:val="003E63DC"/>
    <w:rsid w:val="003F158B"/>
    <w:rsid w:val="003F489B"/>
    <w:rsid w:val="003F6320"/>
    <w:rsid w:val="003F64E2"/>
    <w:rsid w:val="0040064C"/>
    <w:rsid w:val="0040131A"/>
    <w:rsid w:val="00401568"/>
    <w:rsid w:val="00401D76"/>
    <w:rsid w:val="004022DD"/>
    <w:rsid w:val="00403090"/>
    <w:rsid w:val="004106E4"/>
    <w:rsid w:val="00411A43"/>
    <w:rsid w:val="0041291A"/>
    <w:rsid w:val="00412B20"/>
    <w:rsid w:val="00415216"/>
    <w:rsid w:val="0041547B"/>
    <w:rsid w:val="00420162"/>
    <w:rsid w:val="004201AE"/>
    <w:rsid w:val="00420BB2"/>
    <w:rsid w:val="00421D30"/>
    <w:rsid w:val="0042499E"/>
    <w:rsid w:val="00424A6D"/>
    <w:rsid w:val="00425C79"/>
    <w:rsid w:val="00427C20"/>
    <w:rsid w:val="004300B8"/>
    <w:rsid w:val="00430717"/>
    <w:rsid w:val="00431552"/>
    <w:rsid w:val="0043400E"/>
    <w:rsid w:val="0043628B"/>
    <w:rsid w:val="0043685E"/>
    <w:rsid w:val="00437026"/>
    <w:rsid w:val="00437721"/>
    <w:rsid w:val="00440425"/>
    <w:rsid w:val="00443614"/>
    <w:rsid w:val="00443D50"/>
    <w:rsid w:val="004442CB"/>
    <w:rsid w:val="00445481"/>
    <w:rsid w:val="00447A5E"/>
    <w:rsid w:val="00450EE5"/>
    <w:rsid w:val="004519CE"/>
    <w:rsid w:val="00453132"/>
    <w:rsid w:val="00454DFC"/>
    <w:rsid w:val="0045542A"/>
    <w:rsid w:val="00455ED2"/>
    <w:rsid w:val="00456B1D"/>
    <w:rsid w:val="00456CD8"/>
    <w:rsid w:val="004571C4"/>
    <w:rsid w:val="0045722C"/>
    <w:rsid w:val="00460293"/>
    <w:rsid w:val="004614A9"/>
    <w:rsid w:val="004644A8"/>
    <w:rsid w:val="0046459C"/>
    <w:rsid w:val="0046619C"/>
    <w:rsid w:val="004666F3"/>
    <w:rsid w:val="00466D14"/>
    <w:rsid w:val="00466DBA"/>
    <w:rsid w:val="0047005A"/>
    <w:rsid w:val="00470F5C"/>
    <w:rsid w:val="0047172E"/>
    <w:rsid w:val="00471E6D"/>
    <w:rsid w:val="00471EB0"/>
    <w:rsid w:val="004738F7"/>
    <w:rsid w:val="00473FF6"/>
    <w:rsid w:val="004745C6"/>
    <w:rsid w:val="004756DB"/>
    <w:rsid w:val="00476CEF"/>
    <w:rsid w:val="004771C1"/>
    <w:rsid w:val="00477AD3"/>
    <w:rsid w:val="00481757"/>
    <w:rsid w:val="0048237C"/>
    <w:rsid w:val="00482D27"/>
    <w:rsid w:val="004833F3"/>
    <w:rsid w:val="004935A5"/>
    <w:rsid w:val="00494C17"/>
    <w:rsid w:val="00497B07"/>
    <w:rsid w:val="004A0A5A"/>
    <w:rsid w:val="004A0D2E"/>
    <w:rsid w:val="004A1A2D"/>
    <w:rsid w:val="004A276E"/>
    <w:rsid w:val="004A3478"/>
    <w:rsid w:val="004A3B97"/>
    <w:rsid w:val="004A4AAF"/>
    <w:rsid w:val="004A66E0"/>
    <w:rsid w:val="004B10F9"/>
    <w:rsid w:val="004B2A5C"/>
    <w:rsid w:val="004B3003"/>
    <w:rsid w:val="004B4ABB"/>
    <w:rsid w:val="004B70DB"/>
    <w:rsid w:val="004B785E"/>
    <w:rsid w:val="004C0F64"/>
    <w:rsid w:val="004C221E"/>
    <w:rsid w:val="004C2CD8"/>
    <w:rsid w:val="004C454A"/>
    <w:rsid w:val="004C588A"/>
    <w:rsid w:val="004C5B03"/>
    <w:rsid w:val="004C646F"/>
    <w:rsid w:val="004C74F8"/>
    <w:rsid w:val="004D06A0"/>
    <w:rsid w:val="004D1726"/>
    <w:rsid w:val="004D1EAC"/>
    <w:rsid w:val="004D6013"/>
    <w:rsid w:val="004D7B2C"/>
    <w:rsid w:val="004E031F"/>
    <w:rsid w:val="004E059F"/>
    <w:rsid w:val="004E245D"/>
    <w:rsid w:val="004E34E3"/>
    <w:rsid w:val="004E5A3F"/>
    <w:rsid w:val="004E6CB4"/>
    <w:rsid w:val="004F0CE7"/>
    <w:rsid w:val="004F0D50"/>
    <w:rsid w:val="00500224"/>
    <w:rsid w:val="00506258"/>
    <w:rsid w:val="0050655F"/>
    <w:rsid w:val="00507251"/>
    <w:rsid w:val="00507509"/>
    <w:rsid w:val="00507E28"/>
    <w:rsid w:val="005109A4"/>
    <w:rsid w:val="005137CD"/>
    <w:rsid w:val="00513B91"/>
    <w:rsid w:val="005145B7"/>
    <w:rsid w:val="00515EFC"/>
    <w:rsid w:val="00516429"/>
    <w:rsid w:val="00516C81"/>
    <w:rsid w:val="00520BF7"/>
    <w:rsid w:val="00521972"/>
    <w:rsid w:val="00522816"/>
    <w:rsid w:val="005239C5"/>
    <w:rsid w:val="00524391"/>
    <w:rsid w:val="005306B0"/>
    <w:rsid w:val="00530794"/>
    <w:rsid w:val="00530A43"/>
    <w:rsid w:val="00531800"/>
    <w:rsid w:val="00531C30"/>
    <w:rsid w:val="00533295"/>
    <w:rsid w:val="005349FF"/>
    <w:rsid w:val="00535980"/>
    <w:rsid w:val="00537DD5"/>
    <w:rsid w:val="005405C9"/>
    <w:rsid w:val="00540A81"/>
    <w:rsid w:val="00542224"/>
    <w:rsid w:val="0054318A"/>
    <w:rsid w:val="00544FEB"/>
    <w:rsid w:val="005465AC"/>
    <w:rsid w:val="00547057"/>
    <w:rsid w:val="00547F8A"/>
    <w:rsid w:val="00550C12"/>
    <w:rsid w:val="0055188D"/>
    <w:rsid w:val="00552050"/>
    <w:rsid w:val="00553568"/>
    <w:rsid w:val="00555A8A"/>
    <w:rsid w:val="00556B9B"/>
    <w:rsid w:val="005577A3"/>
    <w:rsid w:val="00560883"/>
    <w:rsid w:val="00562715"/>
    <w:rsid w:val="00562760"/>
    <w:rsid w:val="005662AE"/>
    <w:rsid w:val="00570395"/>
    <w:rsid w:val="00570476"/>
    <w:rsid w:val="0057231B"/>
    <w:rsid w:val="0057358C"/>
    <w:rsid w:val="00580D65"/>
    <w:rsid w:val="00581AE4"/>
    <w:rsid w:val="00581FFE"/>
    <w:rsid w:val="00582158"/>
    <w:rsid w:val="005823B2"/>
    <w:rsid w:val="005825D0"/>
    <w:rsid w:val="00582A14"/>
    <w:rsid w:val="005832A4"/>
    <w:rsid w:val="00583A26"/>
    <w:rsid w:val="00583E48"/>
    <w:rsid w:val="00585FD4"/>
    <w:rsid w:val="00587A7C"/>
    <w:rsid w:val="00590E92"/>
    <w:rsid w:val="005914DA"/>
    <w:rsid w:val="0059466B"/>
    <w:rsid w:val="00594885"/>
    <w:rsid w:val="00596A3D"/>
    <w:rsid w:val="005A0C0B"/>
    <w:rsid w:val="005A3B40"/>
    <w:rsid w:val="005A493F"/>
    <w:rsid w:val="005A5A2E"/>
    <w:rsid w:val="005A664A"/>
    <w:rsid w:val="005A673C"/>
    <w:rsid w:val="005A6BA8"/>
    <w:rsid w:val="005B19FD"/>
    <w:rsid w:val="005B2295"/>
    <w:rsid w:val="005B2D37"/>
    <w:rsid w:val="005B41AC"/>
    <w:rsid w:val="005B4343"/>
    <w:rsid w:val="005B4ED0"/>
    <w:rsid w:val="005B6595"/>
    <w:rsid w:val="005B7336"/>
    <w:rsid w:val="005C1095"/>
    <w:rsid w:val="005C3793"/>
    <w:rsid w:val="005C3D98"/>
    <w:rsid w:val="005C47BC"/>
    <w:rsid w:val="005C5516"/>
    <w:rsid w:val="005C56B3"/>
    <w:rsid w:val="005C6AC0"/>
    <w:rsid w:val="005D38E4"/>
    <w:rsid w:val="005D4A56"/>
    <w:rsid w:val="005D59CB"/>
    <w:rsid w:val="005E10BF"/>
    <w:rsid w:val="005E1445"/>
    <w:rsid w:val="005E1CF3"/>
    <w:rsid w:val="005E1F24"/>
    <w:rsid w:val="005E3134"/>
    <w:rsid w:val="005E3B32"/>
    <w:rsid w:val="005E5A97"/>
    <w:rsid w:val="005E5F61"/>
    <w:rsid w:val="005E71FB"/>
    <w:rsid w:val="005F2AFE"/>
    <w:rsid w:val="005F79A3"/>
    <w:rsid w:val="0060029D"/>
    <w:rsid w:val="00604DB9"/>
    <w:rsid w:val="006052BB"/>
    <w:rsid w:val="006068B0"/>
    <w:rsid w:val="0060793F"/>
    <w:rsid w:val="00607A93"/>
    <w:rsid w:val="00614679"/>
    <w:rsid w:val="006160DB"/>
    <w:rsid w:val="006212DE"/>
    <w:rsid w:val="00621E33"/>
    <w:rsid w:val="00622295"/>
    <w:rsid w:val="006257FE"/>
    <w:rsid w:val="00626BE4"/>
    <w:rsid w:val="006271DD"/>
    <w:rsid w:val="0063042C"/>
    <w:rsid w:val="006317D3"/>
    <w:rsid w:val="00631968"/>
    <w:rsid w:val="006345D2"/>
    <w:rsid w:val="0063534D"/>
    <w:rsid w:val="00635595"/>
    <w:rsid w:val="0064018D"/>
    <w:rsid w:val="0064057C"/>
    <w:rsid w:val="00641775"/>
    <w:rsid w:val="00641795"/>
    <w:rsid w:val="00641B72"/>
    <w:rsid w:val="006422A1"/>
    <w:rsid w:val="00642542"/>
    <w:rsid w:val="00643545"/>
    <w:rsid w:val="00643664"/>
    <w:rsid w:val="00646DF2"/>
    <w:rsid w:val="0064731D"/>
    <w:rsid w:val="0064783B"/>
    <w:rsid w:val="006507E5"/>
    <w:rsid w:val="00651B1C"/>
    <w:rsid w:val="006601E1"/>
    <w:rsid w:val="006635C8"/>
    <w:rsid w:val="00664357"/>
    <w:rsid w:val="00665B19"/>
    <w:rsid w:val="00670FE8"/>
    <w:rsid w:val="00672A6A"/>
    <w:rsid w:val="006743A0"/>
    <w:rsid w:val="00674962"/>
    <w:rsid w:val="0067565C"/>
    <w:rsid w:val="0067711E"/>
    <w:rsid w:val="0067754A"/>
    <w:rsid w:val="0068037D"/>
    <w:rsid w:val="0068339D"/>
    <w:rsid w:val="00683995"/>
    <w:rsid w:val="00686713"/>
    <w:rsid w:val="00687591"/>
    <w:rsid w:val="0069523E"/>
    <w:rsid w:val="00696673"/>
    <w:rsid w:val="00697391"/>
    <w:rsid w:val="00697CEE"/>
    <w:rsid w:val="00697E82"/>
    <w:rsid w:val="006A09A6"/>
    <w:rsid w:val="006A1B8A"/>
    <w:rsid w:val="006A7191"/>
    <w:rsid w:val="006A7DCF"/>
    <w:rsid w:val="006B1273"/>
    <w:rsid w:val="006B21E8"/>
    <w:rsid w:val="006B2C0F"/>
    <w:rsid w:val="006B3440"/>
    <w:rsid w:val="006B778E"/>
    <w:rsid w:val="006B7AAA"/>
    <w:rsid w:val="006C0096"/>
    <w:rsid w:val="006C5784"/>
    <w:rsid w:val="006C616B"/>
    <w:rsid w:val="006C6F13"/>
    <w:rsid w:val="006C6F54"/>
    <w:rsid w:val="006C731C"/>
    <w:rsid w:val="006C7D50"/>
    <w:rsid w:val="006D0DC0"/>
    <w:rsid w:val="006D2106"/>
    <w:rsid w:val="006D3530"/>
    <w:rsid w:val="006D5E86"/>
    <w:rsid w:val="006D6014"/>
    <w:rsid w:val="006D741E"/>
    <w:rsid w:val="006D747E"/>
    <w:rsid w:val="006E0F64"/>
    <w:rsid w:val="006E4034"/>
    <w:rsid w:val="006E49CD"/>
    <w:rsid w:val="006E4B51"/>
    <w:rsid w:val="006E721E"/>
    <w:rsid w:val="006F0E4D"/>
    <w:rsid w:val="006F1E33"/>
    <w:rsid w:val="006F2436"/>
    <w:rsid w:val="006F2C81"/>
    <w:rsid w:val="006F3A5C"/>
    <w:rsid w:val="006F3D4C"/>
    <w:rsid w:val="006F573F"/>
    <w:rsid w:val="006F580B"/>
    <w:rsid w:val="006F6D5A"/>
    <w:rsid w:val="0070265F"/>
    <w:rsid w:val="007034A4"/>
    <w:rsid w:val="0071047F"/>
    <w:rsid w:val="00710621"/>
    <w:rsid w:val="00711108"/>
    <w:rsid w:val="00712490"/>
    <w:rsid w:val="00713C31"/>
    <w:rsid w:val="00715830"/>
    <w:rsid w:val="00716BE3"/>
    <w:rsid w:val="007172E5"/>
    <w:rsid w:val="007203A5"/>
    <w:rsid w:val="007203D7"/>
    <w:rsid w:val="00720F9E"/>
    <w:rsid w:val="00721061"/>
    <w:rsid w:val="00721758"/>
    <w:rsid w:val="00722793"/>
    <w:rsid w:val="00722F48"/>
    <w:rsid w:val="00723332"/>
    <w:rsid w:val="0072489F"/>
    <w:rsid w:val="00725C5D"/>
    <w:rsid w:val="00726222"/>
    <w:rsid w:val="00727EFE"/>
    <w:rsid w:val="00731C01"/>
    <w:rsid w:val="00731F3F"/>
    <w:rsid w:val="00732324"/>
    <w:rsid w:val="00732350"/>
    <w:rsid w:val="00734110"/>
    <w:rsid w:val="00734DF1"/>
    <w:rsid w:val="00735585"/>
    <w:rsid w:val="007374B6"/>
    <w:rsid w:val="007375D2"/>
    <w:rsid w:val="0073781E"/>
    <w:rsid w:val="00737F5E"/>
    <w:rsid w:val="00740544"/>
    <w:rsid w:val="00740BE6"/>
    <w:rsid w:val="00743FEA"/>
    <w:rsid w:val="00745329"/>
    <w:rsid w:val="00746E99"/>
    <w:rsid w:val="00747EC9"/>
    <w:rsid w:val="0075184B"/>
    <w:rsid w:val="00752B99"/>
    <w:rsid w:val="00754382"/>
    <w:rsid w:val="007543B1"/>
    <w:rsid w:val="0076033A"/>
    <w:rsid w:val="00760899"/>
    <w:rsid w:val="00761310"/>
    <w:rsid w:val="00762CD0"/>
    <w:rsid w:val="00763658"/>
    <w:rsid w:val="00763725"/>
    <w:rsid w:val="00763A95"/>
    <w:rsid w:val="00766A9B"/>
    <w:rsid w:val="00766B20"/>
    <w:rsid w:val="00766EDF"/>
    <w:rsid w:val="00771EC1"/>
    <w:rsid w:val="007720A6"/>
    <w:rsid w:val="00772D6D"/>
    <w:rsid w:val="00781FB9"/>
    <w:rsid w:val="00784757"/>
    <w:rsid w:val="00784E8E"/>
    <w:rsid w:val="00784EDB"/>
    <w:rsid w:val="00784F21"/>
    <w:rsid w:val="007855EE"/>
    <w:rsid w:val="007867F6"/>
    <w:rsid w:val="007871A0"/>
    <w:rsid w:val="00787484"/>
    <w:rsid w:val="00790CEB"/>
    <w:rsid w:val="00790ECA"/>
    <w:rsid w:val="007927C2"/>
    <w:rsid w:val="00792F45"/>
    <w:rsid w:val="00795866"/>
    <w:rsid w:val="00796079"/>
    <w:rsid w:val="0079686F"/>
    <w:rsid w:val="007970AC"/>
    <w:rsid w:val="007977F9"/>
    <w:rsid w:val="00797ABF"/>
    <w:rsid w:val="007A12E8"/>
    <w:rsid w:val="007A21ED"/>
    <w:rsid w:val="007A41B4"/>
    <w:rsid w:val="007A67C4"/>
    <w:rsid w:val="007B0018"/>
    <w:rsid w:val="007B1915"/>
    <w:rsid w:val="007B5AC9"/>
    <w:rsid w:val="007B61BC"/>
    <w:rsid w:val="007B766D"/>
    <w:rsid w:val="007B7CF3"/>
    <w:rsid w:val="007C13B3"/>
    <w:rsid w:val="007C3920"/>
    <w:rsid w:val="007C3C97"/>
    <w:rsid w:val="007C3C9D"/>
    <w:rsid w:val="007C6499"/>
    <w:rsid w:val="007C76FA"/>
    <w:rsid w:val="007D142F"/>
    <w:rsid w:val="007D2C9F"/>
    <w:rsid w:val="007D5EF1"/>
    <w:rsid w:val="007E1712"/>
    <w:rsid w:val="007E5DA4"/>
    <w:rsid w:val="007E6350"/>
    <w:rsid w:val="007E6AE8"/>
    <w:rsid w:val="007F0AB9"/>
    <w:rsid w:val="007F2986"/>
    <w:rsid w:val="007F34B3"/>
    <w:rsid w:val="007F464E"/>
    <w:rsid w:val="007F4D39"/>
    <w:rsid w:val="007F5B23"/>
    <w:rsid w:val="007F5C9A"/>
    <w:rsid w:val="008013FF"/>
    <w:rsid w:val="00801A75"/>
    <w:rsid w:val="00803CF1"/>
    <w:rsid w:val="00804EA7"/>
    <w:rsid w:val="00805E40"/>
    <w:rsid w:val="0081144B"/>
    <w:rsid w:val="00811D06"/>
    <w:rsid w:val="00812AF7"/>
    <w:rsid w:val="008133BF"/>
    <w:rsid w:val="00815372"/>
    <w:rsid w:val="008164E8"/>
    <w:rsid w:val="00817630"/>
    <w:rsid w:val="00820935"/>
    <w:rsid w:val="0082214F"/>
    <w:rsid w:val="0082342B"/>
    <w:rsid w:val="00825046"/>
    <w:rsid w:val="0082578A"/>
    <w:rsid w:val="00826D94"/>
    <w:rsid w:val="00827BE8"/>
    <w:rsid w:val="0083068E"/>
    <w:rsid w:val="0083078D"/>
    <w:rsid w:val="008328DA"/>
    <w:rsid w:val="0083378F"/>
    <w:rsid w:val="008342AD"/>
    <w:rsid w:val="00840A51"/>
    <w:rsid w:val="008412F2"/>
    <w:rsid w:val="008421D9"/>
    <w:rsid w:val="00842263"/>
    <w:rsid w:val="00843429"/>
    <w:rsid w:val="0084350D"/>
    <w:rsid w:val="00845E73"/>
    <w:rsid w:val="0085033F"/>
    <w:rsid w:val="00851550"/>
    <w:rsid w:val="00851637"/>
    <w:rsid w:val="00852D6D"/>
    <w:rsid w:val="00853E88"/>
    <w:rsid w:val="00857167"/>
    <w:rsid w:val="008602BA"/>
    <w:rsid w:val="008614C2"/>
    <w:rsid w:val="00861CC2"/>
    <w:rsid w:val="00862665"/>
    <w:rsid w:val="00862BAF"/>
    <w:rsid w:val="00864790"/>
    <w:rsid w:val="00864820"/>
    <w:rsid w:val="00866B03"/>
    <w:rsid w:val="00866B35"/>
    <w:rsid w:val="00867ABF"/>
    <w:rsid w:val="00870685"/>
    <w:rsid w:val="00870FA7"/>
    <w:rsid w:val="00874949"/>
    <w:rsid w:val="00875724"/>
    <w:rsid w:val="0087724C"/>
    <w:rsid w:val="008775D4"/>
    <w:rsid w:val="00877D0D"/>
    <w:rsid w:val="008811E3"/>
    <w:rsid w:val="00882D8A"/>
    <w:rsid w:val="008856CA"/>
    <w:rsid w:val="00886F9D"/>
    <w:rsid w:val="008877DD"/>
    <w:rsid w:val="008907B7"/>
    <w:rsid w:val="00890D80"/>
    <w:rsid w:val="00891874"/>
    <w:rsid w:val="00893922"/>
    <w:rsid w:val="00893A19"/>
    <w:rsid w:val="008954A5"/>
    <w:rsid w:val="00895626"/>
    <w:rsid w:val="008962D7"/>
    <w:rsid w:val="008A20F1"/>
    <w:rsid w:val="008A3EA2"/>
    <w:rsid w:val="008A555D"/>
    <w:rsid w:val="008A70DE"/>
    <w:rsid w:val="008A7402"/>
    <w:rsid w:val="008B10A3"/>
    <w:rsid w:val="008B1D51"/>
    <w:rsid w:val="008B379B"/>
    <w:rsid w:val="008B45FE"/>
    <w:rsid w:val="008B62A7"/>
    <w:rsid w:val="008B6491"/>
    <w:rsid w:val="008C00BC"/>
    <w:rsid w:val="008C3FE4"/>
    <w:rsid w:val="008C48D9"/>
    <w:rsid w:val="008C5595"/>
    <w:rsid w:val="008C5B40"/>
    <w:rsid w:val="008C6A3C"/>
    <w:rsid w:val="008D1733"/>
    <w:rsid w:val="008D1E16"/>
    <w:rsid w:val="008D46E0"/>
    <w:rsid w:val="008D4A1E"/>
    <w:rsid w:val="008D7DBD"/>
    <w:rsid w:val="008D7FD8"/>
    <w:rsid w:val="008E112C"/>
    <w:rsid w:val="008E20C5"/>
    <w:rsid w:val="008E2391"/>
    <w:rsid w:val="008E2443"/>
    <w:rsid w:val="008E5F94"/>
    <w:rsid w:val="008E62A2"/>
    <w:rsid w:val="008E7BCB"/>
    <w:rsid w:val="008F3D2F"/>
    <w:rsid w:val="008F4021"/>
    <w:rsid w:val="008F40C0"/>
    <w:rsid w:val="008F47CA"/>
    <w:rsid w:val="008F751F"/>
    <w:rsid w:val="009032D6"/>
    <w:rsid w:val="00903776"/>
    <w:rsid w:val="00903B04"/>
    <w:rsid w:val="00903C08"/>
    <w:rsid w:val="00903FA6"/>
    <w:rsid w:val="0090584F"/>
    <w:rsid w:val="009067DE"/>
    <w:rsid w:val="00907128"/>
    <w:rsid w:val="00912E86"/>
    <w:rsid w:val="00913A2F"/>
    <w:rsid w:val="00913E52"/>
    <w:rsid w:val="00914513"/>
    <w:rsid w:val="00914E57"/>
    <w:rsid w:val="009154FD"/>
    <w:rsid w:val="00915818"/>
    <w:rsid w:val="00915A25"/>
    <w:rsid w:val="00915E2F"/>
    <w:rsid w:val="0091642D"/>
    <w:rsid w:val="00922231"/>
    <w:rsid w:val="00925687"/>
    <w:rsid w:val="00925E44"/>
    <w:rsid w:val="00926984"/>
    <w:rsid w:val="009269B2"/>
    <w:rsid w:val="009270A8"/>
    <w:rsid w:val="00931A93"/>
    <w:rsid w:val="00932025"/>
    <w:rsid w:val="009332BE"/>
    <w:rsid w:val="0093348F"/>
    <w:rsid w:val="009336F5"/>
    <w:rsid w:val="009339D8"/>
    <w:rsid w:val="00933BD5"/>
    <w:rsid w:val="00933C84"/>
    <w:rsid w:val="0093431B"/>
    <w:rsid w:val="00936B99"/>
    <w:rsid w:val="0093752F"/>
    <w:rsid w:val="00940FB1"/>
    <w:rsid w:val="009410F4"/>
    <w:rsid w:val="00941532"/>
    <w:rsid w:val="009420A4"/>
    <w:rsid w:val="00942B7B"/>
    <w:rsid w:val="00943507"/>
    <w:rsid w:val="00945D70"/>
    <w:rsid w:val="00946903"/>
    <w:rsid w:val="00950802"/>
    <w:rsid w:val="009523DF"/>
    <w:rsid w:val="009523F1"/>
    <w:rsid w:val="009542F8"/>
    <w:rsid w:val="00955353"/>
    <w:rsid w:val="00955624"/>
    <w:rsid w:val="00956F38"/>
    <w:rsid w:val="009600E7"/>
    <w:rsid w:val="009625BB"/>
    <w:rsid w:val="00962A72"/>
    <w:rsid w:val="0096336C"/>
    <w:rsid w:val="00965099"/>
    <w:rsid w:val="009651D9"/>
    <w:rsid w:val="00970D7A"/>
    <w:rsid w:val="00971F46"/>
    <w:rsid w:val="009721FF"/>
    <w:rsid w:val="009740C3"/>
    <w:rsid w:val="009746FB"/>
    <w:rsid w:val="009755C8"/>
    <w:rsid w:val="00976E96"/>
    <w:rsid w:val="00977E60"/>
    <w:rsid w:val="00982239"/>
    <w:rsid w:val="00983E52"/>
    <w:rsid w:val="00985C6E"/>
    <w:rsid w:val="009866BA"/>
    <w:rsid w:val="00992658"/>
    <w:rsid w:val="009939C3"/>
    <w:rsid w:val="009948D0"/>
    <w:rsid w:val="0099582E"/>
    <w:rsid w:val="009976DB"/>
    <w:rsid w:val="00997E32"/>
    <w:rsid w:val="00997E73"/>
    <w:rsid w:val="009A06EF"/>
    <w:rsid w:val="009A1308"/>
    <w:rsid w:val="009A170A"/>
    <w:rsid w:val="009A170E"/>
    <w:rsid w:val="009A1A8B"/>
    <w:rsid w:val="009A1F4D"/>
    <w:rsid w:val="009A31F6"/>
    <w:rsid w:val="009A3D24"/>
    <w:rsid w:val="009A56F5"/>
    <w:rsid w:val="009A58A6"/>
    <w:rsid w:val="009A5CFA"/>
    <w:rsid w:val="009A7251"/>
    <w:rsid w:val="009A7F73"/>
    <w:rsid w:val="009B0A53"/>
    <w:rsid w:val="009B0A8B"/>
    <w:rsid w:val="009B2254"/>
    <w:rsid w:val="009B3CE3"/>
    <w:rsid w:val="009B4369"/>
    <w:rsid w:val="009B5563"/>
    <w:rsid w:val="009B6203"/>
    <w:rsid w:val="009B6898"/>
    <w:rsid w:val="009C19B1"/>
    <w:rsid w:val="009C3AF5"/>
    <w:rsid w:val="009C4D37"/>
    <w:rsid w:val="009C5B63"/>
    <w:rsid w:val="009C7871"/>
    <w:rsid w:val="009C7E68"/>
    <w:rsid w:val="009C7F73"/>
    <w:rsid w:val="009D16E5"/>
    <w:rsid w:val="009D2E0F"/>
    <w:rsid w:val="009D36ED"/>
    <w:rsid w:val="009D4A43"/>
    <w:rsid w:val="009D4C6F"/>
    <w:rsid w:val="009D4CF5"/>
    <w:rsid w:val="009D4ECF"/>
    <w:rsid w:val="009D53EC"/>
    <w:rsid w:val="009E1D20"/>
    <w:rsid w:val="009E2AEA"/>
    <w:rsid w:val="009E4660"/>
    <w:rsid w:val="009E685D"/>
    <w:rsid w:val="009E7E22"/>
    <w:rsid w:val="009F19D9"/>
    <w:rsid w:val="009F1C16"/>
    <w:rsid w:val="009F3D1A"/>
    <w:rsid w:val="009F75D6"/>
    <w:rsid w:val="009F79F2"/>
    <w:rsid w:val="009F7AC2"/>
    <w:rsid w:val="009F7F67"/>
    <w:rsid w:val="00A02941"/>
    <w:rsid w:val="00A02D05"/>
    <w:rsid w:val="00A03208"/>
    <w:rsid w:val="00A04B4C"/>
    <w:rsid w:val="00A0668B"/>
    <w:rsid w:val="00A07B0C"/>
    <w:rsid w:val="00A10BC4"/>
    <w:rsid w:val="00A10BDB"/>
    <w:rsid w:val="00A115E2"/>
    <w:rsid w:val="00A12335"/>
    <w:rsid w:val="00A128A3"/>
    <w:rsid w:val="00A12AAB"/>
    <w:rsid w:val="00A12C84"/>
    <w:rsid w:val="00A148DA"/>
    <w:rsid w:val="00A17074"/>
    <w:rsid w:val="00A17090"/>
    <w:rsid w:val="00A173C2"/>
    <w:rsid w:val="00A21820"/>
    <w:rsid w:val="00A22BEB"/>
    <w:rsid w:val="00A22DB2"/>
    <w:rsid w:val="00A249BC"/>
    <w:rsid w:val="00A26DD5"/>
    <w:rsid w:val="00A27A26"/>
    <w:rsid w:val="00A30230"/>
    <w:rsid w:val="00A32ACC"/>
    <w:rsid w:val="00A33603"/>
    <w:rsid w:val="00A33631"/>
    <w:rsid w:val="00A340BD"/>
    <w:rsid w:val="00A34E08"/>
    <w:rsid w:val="00A35296"/>
    <w:rsid w:val="00A363D8"/>
    <w:rsid w:val="00A368CE"/>
    <w:rsid w:val="00A37D76"/>
    <w:rsid w:val="00A37E94"/>
    <w:rsid w:val="00A37EFF"/>
    <w:rsid w:val="00A41BBF"/>
    <w:rsid w:val="00A41C37"/>
    <w:rsid w:val="00A42432"/>
    <w:rsid w:val="00A439AE"/>
    <w:rsid w:val="00A45D46"/>
    <w:rsid w:val="00A4650D"/>
    <w:rsid w:val="00A46CB1"/>
    <w:rsid w:val="00A50222"/>
    <w:rsid w:val="00A50AE0"/>
    <w:rsid w:val="00A511C1"/>
    <w:rsid w:val="00A54F4A"/>
    <w:rsid w:val="00A61127"/>
    <w:rsid w:val="00A61CA8"/>
    <w:rsid w:val="00A664D9"/>
    <w:rsid w:val="00A66D68"/>
    <w:rsid w:val="00A671C9"/>
    <w:rsid w:val="00A7230D"/>
    <w:rsid w:val="00A72504"/>
    <w:rsid w:val="00A726C7"/>
    <w:rsid w:val="00A73CB2"/>
    <w:rsid w:val="00A75062"/>
    <w:rsid w:val="00A750D1"/>
    <w:rsid w:val="00A752E1"/>
    <w:rsid w:val="00A7674C"/>
    <w:rsid w:val="00A822E7"/>
    <w:rsid w:val="00A82669"/>
    <w:rsid w:val="00A83264"/>
    <w:rsid w:val="00A83458"/>
    <w:rsid w:val="00A84ECD"/>
    <w:rsid w:val="00A84FE9"/>
    <w:rsid w:val="00A85A25"/>
    <w:rsid w:val="00A86C1B"/>
    <w:rsid w:val="00A8735A"/>
    <w:rsid w:val="00A9138D"/>
    <w:rsid w:val="00A91F07"/>
    <w:rsid w:val="00A9326E"/>
    <w:rsid w:val="00A93C5C"/>
    <w:rsid w:val="00A93C88"/>
    <w:rsid w:val="00A9564A"/>
    <w:rsid w:val="00A9757D"/>
    <w:rsid w:val="00AA2BF2"/>
    <w:rsid w:val="00AA2E81"/>
    <w:rsid w:val="00AA4A12"/>
    <w:rsid w:val="00AA5CB6"/>
    <w:rsid w:val="00AA5D1A"/>
    <w:rsid w:val="00AA605C"/>
    <w:rsid w:val="00AA72FA"/>
    <w:rsid w:val="00AB0CCD"/>
    <w:rsid w:val="00AB54E8"/>
    <w:rsid w:val="00AB62EB"/>
    <w:rsid w:val="00AB6A59"/>
    <w:rsid w:val="00AC51CE"/>
    <w:rsid w:val="00AC6081"/>
    <w:rsid w:val="00AD1FE8"/>
    <w:rsid w:val="00AD2228"/>
    <w:rsid w:val="00AD29C1"/>
    <w:rsid w:val="00AD2F09"/>
    <w:rsid w:val="00AD3ED6"/>
    <w:rsid w:val="00AE0A1A"/>
    <w:rsid w:val="00AE1C2C"/>
    <w:rsid w:val="00AE2E14"/>
    <w:rsid w:val="00AE3C32"/>
    <w:rsid w:val="00AE3E45"/>
    <w:rsid w:val="00AE6251"/>
    <w:rsid w:val="00AF1EAB"/>
    <w:rsid w:val="00AF2444"/>
    <w:rsid w:val="00AF3D6A"/>
    <w:rsid w:val="00AF5156"/>
    <w:rsid w:val="00AF7D35"/>
    <w:rsid w:val="00B00C4B"/>
    <w:rsid w:val="00B00E55"/>
    <w:rsid w:val="00B02DD5"/>
    <w:rsid w:val="00B03161"/>
    <w:rsid w:val="00B03A2F"/>
    <w:rsid w:val="00B044A4"/>
    <w:rsid w:val="00B04D9E"/>
    <w:rsid w:val="00B05AE7"/>
    <w:rsid w:val="00B05C92"/>
    <w:rsid w:val="00B0784C"/>
    <w:rsid w:val="00B1333D"/>
    <w:rsid w:val="00B139C5"/>
    <w:rsid w:val="00B16052"/>
    <w:rsid w:val="00B1652A"/>
    <w:rsid w:val="00B165DE"/>
    <w:rsid w:val="00B1727C"/>
    <w:rsid w:val="00B17D6E"/>
    <w:rsid w:val="00B20842"/>
    <w:rsid w:val="00B21777"/>
    <w:rsid w:val="00B22DE3"/>
    <w:rsid w:val="00B23913"/>
    <w:rsid w:val="00B25001"/>
    <w:rsid w:val="00B2520A"/>
    <w:rsid w:val="00B2532D"/>
    <w:rsid w:val="00B259A7"/>
    <w:rsid w:val="00B264BC"/>
    <w:rsid w:val="00B26928"/>
    <w:rsid w:val="00B30B37"/>
    <w:rsid w:val="00B328E4"/>
    <w:rsid w:val="00B333C0"/>
    <w:rsid w:val="00B35551"/>
    <w:rsid w:val="00B37E22"/>
    <w:rsid w:val="00B40419"/>
    <w:rsid w:val="00B4103F"/>
    <w:rsid w:val="00B412CB"/>
    <w:rsid w:val="00B44E28"/>
    <w:rsid w:val="00B4649A"/>
    <w:rsid w:val="00B479A4"/>
    <w:rsid w:val="00B47D6F"/>
    <w:rsid w:val="00B505E0"/>
    <w:rsid w:val="00B505F1"/>
    <w:rsid w:val="00B539B6"/>
    <w:rsid w:val="00B53B36"/>
    <w:rsid w:val="00B53F05"/>
    <w:rsid w:val="00B54B4F"/>
    <w:rsid w:val="00B5595F"/>
    <w:rsid w:val="00B606B3"/>
    <w:rsid w:val="00B60835"/>
    <w:rsid w:val="00B61604"/>
    <w:rsid w:val="00B620E3"/>
    <w:rsid w:val="00B65147"/>
    <w:rsid w:val="00B67F1E"/>
    <w:rsid w:val="00B73ABD"/>
    <w:rsid w:val="00B7630D"/>
    <w:rsid w:val="00B80F67"/>
    <w:rsid w:val="00B82A83"/>
    <w:rsid w:val="00B853B4"/>
    <w:rsid w:val="00B87662"/>
    <w:rsid w:val="00B90658"/>
    <w:rsid w:val="00BA0E0A"/>
    <w:rsid w:val="00BA48C9"/>
    <w:rsid w:val="00BA63CA"/>
    <w:rsid w:val="00BA74B3"/>
    <w:rsid w:val="00BB025E"/>
    <w:rsid w:val="00BB10E5"/>
    <w:rsid w:val="00BB17B6"/>
    <w:rsid w:val="00BB1D07"/>
    <w:rsid w:val="00BB21D8"/>
    <w:rsid w:val="00BB3BE1"/>
    <w:rsid w:val="00BB48FE"/>
    <w:rsid w:val="00BB5CA8"/>
    <w:rsid w:val="00BB63A3"/>
    <w:rsid w:val="00BB65C3"/>
    <w:rsid w:val="00BC1C8A"/>
    <w:rsid w:val="00BC2FE2"/>
    <w:rsid w:val="00BC34FB"/>
    <w:rsid w:val="00BC44B8"/>
    <w:rsid w:val="00BC47B1"/>
    <w:rsid w:val="00BC4EC1"/>
    <w:rsid w:val="00BC5C7E"/>
    <w:rsid w:val="00BC5D5B"/>
    <w:rsid w:val="00BD0BD4"/>
    <w:rsid w:val="00BD0D1B"/>
    <w:rsid w:val="00BD0EEB"/>
    <w:rsid w:val="00BD15EC"/>
    <w:rsid w:val="00BD1DAB"/>
    <w:rsid w:val="00BD32EA"/>
    <w:rsid w:val="00BD330A"/>
    <w:rsid w:val="00BD4387"/>
    <w:rsid w:val="00BD4777"/>
    <w:rsid w:val="00BD5508"/>
    <w:rsid w:val="00BD7DD8"/>
    <w:rsid w:val="00BE0D34"/>
    <w:rsid w:val="00BE1854"/>
    <w:rsid w:val="00BE2EC1"/>
    <w:rsid w:val="00BE3185"/>
    <w:rsid w:val="00BF48A8"/>
    <w:rsid w:val="00BF4ED9"/>
    <w:rsid w:val="00BF545A"/>
    <w:rsid w:val="00BF5D49"/>
    <w:rsid w:val="00BF6B32"/>
    <w:rsid w:val="00BF7484"/>
    <w:rsid w:val="00C002D2"/>
    <w:rsid w:val="00C00597"/>
    <w:rsid w:val="00C008E9"/>
    <w:rsid w:val="00C0207D"/>
    <w:rsid w:val="00C03750"/>
    <w:rsid w:val="00C04487"/>
    <w:rsid w:val="00C048AF"/>
    <w:rsid w:val="00C04AAC"/>
    <w:rsid w:val="00C056E7"/>
    <w:rsid w:val="00C05E3E"/>
    <w:rsid w:val="00C07A10"/>
    <w:rsid w:val="00C110EC"/>
    <w:rsid w:val="00C13435"/>
    <w:rsid w:val="00C1355A"/>
    <w:rsid w:val="00C13687"/>
    <w:rsid w:val="00C13E72"/>
    <w:rsid w:val="00C146C0"/>
    <w:rsid w:val="00C159BB"/>
    <w:rsid w:val="00C17F6F"/>
    <w:rsid w:val="00C20080"/>
    <w:rsid w:val="00C221ED"/>
    <w:rsid w:val="00C231AC"/>
    <w:rsid w:val="00C2551B"/>
    <w:rsid w:val="00C2617F"/>
    <w:rsid w:val="00C31652"/>
    <w:rsid w:val="00C31AEE"/>
    <w:rsid w:val="00C3295F"/>
    <w:rsid w:val="00C403E7"/>
    <w:rsid w:val="00C430E9"/>
    <w:rsid w:val="00C433BB"/>
    <w:rsid w:val="00C43FEF"/>
    <w:rsid w:val="00C4501B"/>
    <w:rsid w:val="00C4582B"/>
    <w:rsid w:val="00C459CC"/>
    <w:rsid w:val="00C46074"/>
    <w:rsid w:val="00C469A5"/>
    <w:rsid w:val="00C51632"/>
    <w:rsid w:val="00C52147"/>
    <w:rsid w:val="00C5311A"/>
    <w:rsid w:val="00C56204"/>
    <w:rsid w:val="00C56888"/>
    <w:rsid w:val="00C57737"/>
    <w:rsid w:val="00C62126"/>
    <w:rsid w:val="00C62854"/>
    <w:rsid w:val="00C62E80"/>
    <w:rsid w:val="00C66C3F"/>
    <w:rsid w:val="00C713A4"/>
    <w:rsid w:val="00C71473"/>
    <w:rsid w:val="00C72E71"/>
    <w:rsid w:val="00C737CA"/>
    <w:rsid w:val="00C75C43"/>
    <w:rsid w:val="00C75DEA"/>
    <w:rsid w:val="00C829B7"/>
    <w:rsid w:val="00C830A2"/>
    <w:rsid w:val="00C83EB3"/>
    <w:rsid w:val="00C877CD"/>
    <w:rsid w:val="00C90788"/>
    <w:rsid w:val="00C92F03"/>
    <w:rsid w:val="00C93197"/>
    <w:rsid w:val="00C94B98"/>
    <w:rsid w:val="00C94D21"/>
    <w:rsid w:val="00C955BC"/>
    <w:rsid w:val="00C95C7D"/>
    <w:rsid w:val="00C95E5B"/>
    <w:rsid w:val="00C97715"/>
    <w:rsid w:val="00CA3814"/>
    <w:rsid w:val="00CA52DA"/>
    <w:rsid w:val="00CA61E5"/>
    <w:rsid w:val="00CB2C7A"/>
    <w:rsid w:val="00CB68C8"/>
    <w:rsid w:val="00CB77F5"/>
    <w:rsid w:val="00CB7C6B"/>
    <w:rsid w:val="00CB7FD2"/>
    <w:rsid w:val="00CC0180"/>
    <w:rsid w:val="00CC046D"/>
    <w:rsid w:val="00CC206F"/>
    <w:rsid w:val="00CC27EF"/>
    <w:rsid w:val="00CC3088"/>
    <w:rsid w:val="00CC51A3"/>
    <w:rsid w:val="00CC5992"/>
    <w:rsid w:val="00CC6B8A"/>
    <w:rsid w:val="00CD04F4"/>
    <w:rsid w:val="00CD2E71"/>
    <w:rsid w:val="00CD4D4D"/>
    <w:rsid w:val="00CD5D41"/>
    <w:rsid w:val="00CE1E51"/>
    <w:rsid w:val="00CE2144"/>
    <w:rsid w:val="00CE64A8"/>
    <w:rsid w:val="00CE69BA"/>
    <w:rsid w:val="00CE755B"/>
    <w:rsid w:val="00CF2539"/>
    <w:rsid w:val="00CF61DC"/>
    <w:rsid w:val="00D00332"/>
    <w:rsid w:val="00D00539"/>
    <w:rsid w:val="00D03875"/>
    <w:rsid w:val="00D0487E"/>
    <w:rsid w:val="00D0696A"/>
    <w:rsid w:val="00D11180"/>
    <w:rsid w:val="00D11DB8"/>
    <w:rsid w:val="00D12D07"/>
    <w:rsid w:val="00D14E46"/>
    <w:rsid w:val="00D155A3"/>
    <w:rsid w:val="00D15D7C"/>
    <w:rsid w:val="00D166F1"/>
    <w:rsid w:val="00D1743D"/>
    <w:rsid w:val="00D178F8"/>
    <w:rsid w:val="00D17BEF"/>
    <w:rsid w:val="00D205DA"/>
    <w:rsid w:val="00D21B7C"/>
    <w:rsid w:val="00D21C0B"/>
    <w:rsid w:val="00D233E4"/>
    <w:rsid w:val="00D233E7"/>
    <w:rsid w:val="00D239FC"/>
    <w:rsid w:val="00D23A42"/>
    <w:rsid w:val="00D25527"/>
    <w:rsid w:val="00D25684"/>
    <w:rsid w:val="00D263BF"/>
    <w:rsid w:val="00D2715A"/>
    <w:rsid w:val="00D31834"/>
    <w:rsid w:val="00D32463"/>
    <w:rsid w:val="00D330AE"/>
    <w:rsid w:val="00D33EB6"/>
    <w:rsid w:val="00D351D1"/>
    <w:rsid w:val="00D36CF8"/>
    <w:rsid w:val="00D36F76"/>
    <w:rsid w:val="00D40993"/>
    <w:rsid w:val="00D44B96"/>
    <w:rsid w:val="00D45462"/>
    <w:rsid w:val="00D47019"/>
    <w:rsid w:val="00D47A1B"/>
    <w:rsid w:val="00D51067"/>
    <w:rsid w:val="00D524AE"/>
    <w:rsid w:val="00D524F7"/>
    <w:rsid w:val="00D54F15"/>
    <w:rsid w:val="00D555F3"/>
    <w:rsid w:val="00D55F6A"/>
    <w:rsid w:val="00D578E6"/>
    <w:rsid w:val="00D57CB4"/>
    <w:rsid w:val="00D63B5E"/>
    <w:rsid w:val="00D648C9"/>
    <w:rsid w:val="00D667DF"/>
    <w:rsid w:val="00D668CD"/>
    <w:rsid w:val="00D7155D"/>
    <w:rsid w:val="00D71D75"/>
    <w:rsid w:val="00D7224F"/>
    <w:rsid w:val="00D733FD"/>
    <w:rsid w:val="00D7341A"/>
    <w:rsid w:val="00D7726E"/>
    <w:rsid w:val="00D77AD1"/>
    <w:rsid w:val="00D80C66"/>
    <w:rsid w:val="00D81CC8"/>
    <w:rsid w:val="00D8511C"/>
    <w:rsid w:val="00D9118F"/>
    <w:rsid w:val="00D92FB9"/>
    <w:rsid w:val="00D95375"/>
    <w:rsid w:val="00D95E47"/>
    <w:rsid w:val="00D97D99"/>
    <w:rsid w:val="00DA0ECB"/>
    <w:rsid w:val="00DA0F0D"/>
    <w:rsid w:val="00DA23AA"/>
    <w:rsid w:val="00DA7AF8"/>
    <w:rsid w:val="00DB0623"/>
    <w:rsid w:val="00DB0D3C"/>
    <w:rsid w:val="00DB3D5B"/>
    <w:rsid w:val="00DB3E00"/>
    <w:rsid w:val="00DB43F8"/>
    <w:rsid w:val="00DB6688"/>
    <w:rsid w:val="00DB6C24"/>
    <w:rsid w:val="00DB6F0D"/>
    <w:rsid w:val="00DB7C3A"/>
    <w:rsid w:val="00DC0452"/>
    <w:rsid w:val="00DC2E5C"/>
    <w:rsid w:val="00DC55E8"/>
    <w:rsid w:val="00DC5F32"/>
    <w:rsid w:val="00DC6390"/>
    <w:rsid w:val="00DC6582"/>
    <w:rsid w:val="00DC6C04"/>
    <w:rsid w:val="00DC6D88"/>
    <w:rsid w:val="00DC7EA3"/>
    <w:rsid w:val="00DD0B8D"/>
    <w:rsid w:val="00DD131F"/>
    <w:rsid w:val="00DD3CF6"/>
    <w:rsid w:val="00DD4312"/>
    <w:rsid w:val="00DD782B"/>
    <w:rsid w:val="00DE0282"/>
    <w:rsid w:val="00DE2E21"/>
    <w:rsid w:val="00DE4393"/>
    <w:rsid w:val="00DE6143"/>
    <w:rsid w:val="00DE6FA3"/>
    <w:rsid w:val="00DE74CE"/>
    <w:rsid w:val="00DF14DA"/>
    <w:rsid w:val="00DF218D"/>
    <w:rsid w:val="00DF22F1"/>
    <w:rsid w:val="00DF37E7"/>
    <w:rsid w:val="00DF4CFB"/>
    <w:rsid w:val="00DF6284"/>
    <w:rsid w:val="00E00CD3"/>
    <w:rsid w:val="00E01053"/>
    <w:rsid w:val="00E01EB8"/>
    <w:rsid w:val="00E029BE"/>
    <w:rsid w:val="00E03D76"/>
    <w:rsid w:val="00E04E2C"/>
    <w:rsid w:val="00E113E3"/>
    <w:rsid w:val="00E128FB"/>
    <w:rsid w:val="00E13C17"/>
    <w:rsid w:val="00E14B26"/>
    <w:rsid w:val="00E14DAD"/>
    <w:rsid w:val="00E15720"/>
    <w:rsid w:val="00E157C9"/>
    <w:rsid w:val="00E160F2"/>
    <w:rsid w:val="00E16F3E"/>
    <w:rsid w:val="00E2033A"/>
    <w:rsid w:val="00E21F5A"/>
    <w:rsid w:val="00E22AD3"/>
    <w:rsid w:val="00E236D1"/>
    <w:rsid w:val="00E23A89"/>
    <w:rsid w:val="00E24C9C"/>
    <w:rsid w:val="00E25226"/>
    <w:rsid w:val="00E26768"/>
    <w:rsid w:val="00E26CEB"/>
    <w:rsid w:val="00E27BC6"/>
    <w:rsid w:val="00E310CC"/>
    <w:rsid w:val="00E31800"/>
    <w:rsid w:val="00E318AE"/>
    <w:rsid w:val="00E322D0"/>
    <w:rsid w:val="00E34C9E"/>
    <w:rsid w:val="00E351EF"/>
    <w:rsid w:val="00E412F6"/>
    <w:rsid w:val="00E427E9"/>
    <w:rsid w:val="00E4425B"/>
    <w:rsid w:val="00E50B4A"/>
    <w:rsid w:val="00E52DA5"/>
    <w:rsid w:val="00E54307"/>
    <w:rsid w:val="00E559C4"/>
    <w:rsid w:val="00E55C95"/>
    <w:rsid w:val="00E56CA3"/>
    <w:rsid w:val="00E605AC"/>
    <w:rsid w:val="00E6344B"/>
    <w:rsid w:val="00E63986"/>
    <w:rsid w:val="00E64B6C"/>
    <w:rsid w:val="00E66144"/>
    <w:rsid w:val="00E6620B"/>
    <w:rsid w:val="00E711CD"/>
    <w:rsid w:val="00E71B23"/>
    <w:rsid w:val="00E7413F"/>
    <w:rsid w:val="00E74525"/>
    <w:rsid w:val="00E746AD"/>
    <w:rsid w:val="00E74F28"/>
    <w:rsid w:val="00E7545B"/>
    <w:rsid w:val="00E75460"/>
    <w:rsid w:val="00E81A3C"/>
    <w:rsid w:val="00E81E30"/>
    <w:rsid w:val="00E83C16"/>
    <w:rsid w:val="00E8587B"/>
    <w:rsid w:val="00E860B3"/>
    <w:rsid w:val="00E862F9"/>
    <w:rsid w:val="00E86587"/>
    <w:rsid w:val="00E87558"/>
    <w:rsid w:val="00E87A49"/>
    <w:rsid w:val="00E901B0"/>
    <w:rsid w:val="00E909A1"/>
    <w:rsid w:val="00E91243"/>
    <w:rsid w:val="00E920F5"/>
    <w:rsid w:val="00E92216"/>
    <w:rsid w:val="00E94F31"/>
    <w:rsid w:val="00E9629D"/>
    <w:rsid w:val="00E97522"/>
    <w:rsid w:val="00EA1093"/>
    <w:rsid w:val="00EA5B8C"/>
    <w:rsid w:val="00EB02E5"/>
    <w:rsid w:val="00EC25C5"/>
    <w:rsid w:val="00EC462E"/>
    <w:rsid w:val="00EC54DE"/>
    <w:rsid w:val="00EC5703"/>
    <w:rsid w:val="00EC6977"/>
    <w:rsid w:val="00ED0BAA"/>
    <w:rsid w:val="00ED1039"/>
    <w:rsid w:val="00ED2C74"/>
    <w:rsid w:val="00ED31BC"/>
    <w:rsid w:val="00ED376F"/>
    <w:rsid w:val="00ED5167"/>
    <w:rsid w:val="00ED6795"/>
    <w:rsid w:val="00ED6DC2"/>
    <w:rsid w:val="00ED79C1"/>
    <w:rsid w:val="00EE0D94"/>
    <w:rsid w:val="00EE3641"/>
    <w:rsid w:val="00EE3D7D"/>
    <w:rsid w:val="00EE443C"/>
    <w:rsid w:val="00EE58F3"/>
    <w:rsid w:val="00EE5A4A"/>
    <w:rsid w:val="00EF1E5F"/>
    <w:rsid w:val="00EF634B"/>
    <w:rsid w:val="00EF63D5"/>
    <w:rsid w:val="00F00420"/>
    <w:rsid w:val="00F01152"/>
    <w:rsid w:val="00F014FF"/>
    <w:rsid w:val="00F02C3E"/>
    <w:rsid w:val="00F06677"/>
    <w:rsid w:val="00F125E4"/>
    <w:rsid w:val="00F16177"/>
    <w:rsid w:val="00F16BF1"/>
    <w:rsid w:val="00F17818"/>
    <w:rsid w:val="00F20DB7"/>
    <w:rsid w:val="00F21B4E"/>
    <w:rsid w:val="00F23D2F"/>
    <w:rsid w:val="00F24CBD"/>
    <w:rsid w:val="00F25842"/>
    <w:rsid w:val="00F258E2"/>
    <w:rsid w:val="00F25F9B"/>
    <w:rsid w:val="00F2706E"/>
    <w:rsid w:val="00F31029"/>
    <w:rsid w:val="00F31B50"/>
    <w:rsid w:val="00F33AE1"/>
    <w:rsid w:val="00F33D13"/>
    <w:rsid w:val="00F34A8E"/>
    <w:rsid w:val="00F35197"/>
    <w:rsid w:val="00F36011"/>
    <w:rsid w:val="00F4142F"/>
    <w:rsid w:val="00F42BE5"/>
    <w:rsid w:val="00F471F2"/>
    <w:rsid w:val="00F4733C"/>
    <w:rsid w:val="00F47E0E"/>
    <w:rsid w:val="00F50083"/>
    <w:rsid w:val="00F50A94"/>
    <w:rsid w:val="00F50ED6"/>
    <w:rsid w:val="00F52972"/>
    <w:rsid w:val="00F52C8B"/>
    <w:rsid w:val="00F53B73"/>
    <w:rsid w:val="00F54060"/>
    <w:rsid w:val="00F55372"/>
    <w:rsid w:val="00F56B8C"/>
    <w:rsid w:val="00F57CAC"/>
    <w:rsid w:val="00F60B8C"/>
    <w:rsid w:val="00F623F2"/>
    <w:rsid w:val="00F629A4"/>
    <w:rsid w:val="00F6586E"/>
    <w:rsid w:val="00F6673E"/>
    <w:rsid w:val="00F667D4"/>
    <w:rsid w:val="00F66CFD"/>
    <w:rsid w:val="00F702F7"/>
    <w:rsid w:val="00F722B8"/>
    <w:rsid w:val="00F72C68"/>
    <w:rsid w:val="00F72F6B"/>
    <w:rsid w:val="00F74BFE"/>
    <w:rsid w:val="00F74C66"/>
    <w:rsid w:val="00F75C1A"/>
    <w:rsid w:val="00F764B0"/>
    <w:rsid w:val="00F77760"/>
    <w:rsid w:val="00F77DDB"/>
    <w:rsid w:val="00F81D94"/>
    <w:rsid w:val="00F82084"/>
    <w:rsid w:val="00F8410D"/>
    <w:rsid w:val="00F85452"/>
    <w:rsid w:val="00F86746"/>
    <w:rsid w:val="00F91222"/>
    <w:rsid w:val="00F918D8"/>
    <w:rsid w:val="00F93B5F"/>
    <w:rsid w:val="00F93C9F"/>
    <w:rsid w:val="00F93DA6"/>
    <w:rsid w:val="00F9533E"/>
    <w:rsid w:val="00F953F0"/>
    <w:rsid w:val="00F96399"/>
    <w:rsid w:val="00F9669C"/>
    <w:rsid w:val="00F97234"/>
    <w:rsid w:val="00F97E0E"/>
    <w:rsid w:val="00FA7CB3"/>
    <w:rsid w:val="00FB13F5"/>
    <w:rsid w:val="00FB32DB"/>
    <w:rsid w:val="00FB35E8"/>
    <w:rsid w:val="00FB3E68"/>
    <w:rsid w:val="00FB49ED"/>
    <w:rsid w:val="00FB5C2A"/>
    <w:rsid w:val="00FB6D7B"/>
    <w:rsid w:val="00FB6F15"/>
    <w:rsid w:val="00FB7830"/>
    <w:rsid w:val="00FC0F17"/>
    <w:rsid w:val="00FC1103"/>
    <w:rsid w:val="00FC205C"/>
    <w:rsid w:val="00FC22CB"/>
    <w:rsid w:val="00FC2ECF"/>
    <w:rsid w:val="00FC366A"/>
    <w:rsid w:val="00FC3BC4"/>
    <w:rsid w:val="00FC67B2"/>
    <w:rsid w:val="00FD04FB"/>
    <w:rsid w:val="00FD05BC"/>
    <w:rsid w:val="00FD05C0"/>
    <w:rsid w:val="00FD22B4"/>
    <w:rsid w:val="00FD2623"/>
    <w:rsid w:val="00FD2898"/>
    <w:rsid w:val="00FD5071"/>
    <w:rsid w:val="00FD63F2"/>
    <w:rsid w:val="00FE25C6"/>
    <w:rsid w:val="00FE4BD1"/>
    <w:rsid w:val="00FE5070"/>
    <w:rsid w:val="00FE50C6"/>
    <w:rsid w:val="00FE617B"/>
    <w:rsid w:val="00FE732E"/>
    <w:rsid w:val="00FE7428"/>
    <w:rsid w:val="00FF15D7"/>
    <w:rsid w:val="00FF4ADA"/>
    <w:rsid w:val="00FF4AEA"/>
    <w:rsid w:val="00FF5C7A"/>
    <w:rsid w:val="00FF619A"/>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54B7CA"/>
  <w15:chartTrackingRefBased/>
  <w15:docId w15:val="{19BADC85-D738-4F7B-8507-7CE0C9BA2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103"/>
    <w:pPr>
      <w:widowControl w:val="0"/>
      <w:overflowPunct w:val="0"/>
      <w:autoSpaceDE w:val="0"/>
      <w:autoSpaceDN w:val="0"/>
      <w:adjustRightInd w:val="0"/>
    </w:pPr>
    <w:rPr>
      <w:rFonts w:ascii="Times New Roman" w:eastAsia="Times New Roman" w:hAnsi="Times New Roman"/>
      <w:lang w:val="en-US"/>
    </w:rPr>
  </w:style>
  <w:style w:type="paragraph" w:styleId="Heading1">
    <w:name w:val="heading 1"/>
    <w:basedOn w:val="Normal"/>
    <w:next w:val="Normal"/>
    <w:link w:val="Heading1Char"/>
    <w:uiPriority w:val="9"/>
    <w:qFormat/>
    <w:rsid w:val="000E2856"/>
    <w:pPr>
      <w:keepNext/>
      <w:ind w:left="720" w:hanging="720"/>
      <w:outlineLvl w:val="0"/>
    </w:pPr>
    <w:rPr>
      <w:b/>
    </w:rPr>
  </w:style>
  <w:style w:type="paragraph" w:styleId="Heading2">
    <w:name w:val="heading 2"/>
    <w:basedOn w:val="Normal"/>
    <w:next w:val="Normal"/>
    <w:link w:val="Heading2Char"/>
    <w:unhideWhenUsed/>
    <w:qFormat/>
    <w:rsid w:val="000E2856"/>
    <w:pPr>
      <w:keepNext/>
      <w:spacing w:line="259" w:lineRule="auto"/>
      <w:jc w:val="center"/>
      <w:outlineLvl w:val="1"/>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E2856"/>
    <w:rPr>
      <w:rFonts w:ascii="Times New Roman" w:eastAsia="Times New Roman" w:hAnsi="Times New Roman" w:cs="Times New Roman"/>
      <w:b/>
      <w:sz w:val="20"/>
      <w:szCs w:val="20"/>
    </w:rPr>
  </w:style>
  <w:style w:type="character" w:customStyle="1" w:styleId="Heading2Char">
    <w:name w:val="Heading 2 Char"/>
    <w:link w:val="Heading2"/>
    <w:rsid w:val="000E2856"/>
    <w:rPr>
      <w:rFonts w:ascii="Arial" w:eastAsia="Times New Roman" w:hAnsi="Arial" w:cs="Times New Roman"/>
      <w:b/>
      <w:sz w:val="20"/>
      <w:szCs w:val="20"/>
    </w:rPr>
  </w:style>
  <w:style w:type="paragraph" w:styleId="Footer">
    <w:name w:val="footer"/>
    <w:basedOn w:val="Normal"/>
    <w:next w:val="Normal"/>
    <w:link w:val="FooterChar"/>
    <w:uiPriority w:val="99"/>
    <w:unhideWhenUsed/>
    <w:rsid w:val="000E2856"/>
    <w:pPr>
      <w:tabs>
        <w:tab w:val="center" w:pos="4320"/>
        <w:tab w:val="right" w:pos="8640"/>
      </w:tabs>
    </w:pPr>
  </w:style>
  <w:style w:type="character" w:customStyle="1" w:styleId="FooterChar">
    <w:name w:val="Footer Char"/>
    <w:link w:val="Footer"/>
    <w:uiPriority w:val="99"/>
    <w:rsid w:val="000E2856"/>
    <w:rPr>
      <w:rFonts w:ascii="Times New Roman" w:eastAsia="Times New Roman" w:hAnsi="Times New Roman" w:cs="Times New Roman"/>
      <w:sz w:val="20"/>
      <w:szCs w:val="20"/>
    </w:rPr>
  </w:style>
  <w:style w:type="paragraph" w:styleId="Title">
    <w:name w:val="Title"/>
    <w:basedOn w:val="Normal"/>
    <w:link w:val="TitleChar"/>
    <w:qFormat/>
    <w:rsid w:val="000E2856"/>
    <w:pPr>
      <w:jc w:val="center"/>
    </w:pPr>
    <w:rPr>
      <w:b/>
    </w:rPr>
  </w:style>
  <w:style w:type="character" w:customStyle="1" w:styleId="TitleChar">
    <w:name w:val="Title Char"/>
    <w:link w:val="Title"/>
    <w:rsid w:val="000E2856"/>
    <w:rPr>
      <w:rFonts w:ascii="Times New Roman" w:eastAsia="Times New Roman" w:hAnsi="Times New Roman" w:cs="Times New Roman"/>
      <w:b/>
      <w:sz w:val="20"/>
      <w:szCs w:val="20"/>
    </w:rPr>
  </w:style>
  <w:style w:type="paragraph" w:styleId="BodyText2">
    <w:name w:val="Body Text 2"/>
    <w:basedOn w:val="Normal"/>
    <w:link w:val="BodyText2Char"/>
    <w:semiHidden/>
    <w:unhideWhenUsed/>
    <w:rsid w:val="000E2856"/>
    <w:pPr>
      <w:ind w:left="720" w:hanging="720"/>
    </w:pPr>
    <w:rPr>
      <w:b/>
    </w:rPr>
  </w:style>
  <w:style w:type="character" w:customStyle="1" w:styleId="BodyText2Char">
    <w:name w:val="Body Text 2 Char"/>
    <w:link w:val="BodyText2"/>
    <w:semiHidden/>
    <w:rsid w:val="000E2856"/>
    <w:rPr>
      <w:rFonts w:ascii="Times New Roman" w:eastAsia="Times New Roman" w:hAnsi="Times New Roman" w:cs="Times New Roman"/>
      <w:b/>
      <w:sz w:val="20"/>
      <w:szCs w:val="20"/>
    </w:rPr>
  </w:style>
  <w:style w:type="paragraph" w:styleId="BodyTextIndent2">
    <w:name w:val="Body Text Indent 2"/>
    <w:basedOn w:val="Normal"/>
    <w:link w:val="BodyTextIndent2Char"/>
    <w:unhideWhenUsed/>
    <w:rsid w:val="000E2856"/>
    <w:pPr>
      <w:spacing w:line="259" w:lineRule="auto"/>
      <w:ind w:left="720" w:hanging="720"/>
      <w:jc w:val="both"/>
    </w:pPr>
    <w:rPr>
      <w:rFonts w:ascii="Arial" w:hAnsi="Arial"/>
    </w:rPr>
  </w:style>
  <w:style w:type="character" w:customStyle="1" w:styleId="BodyTextIndent2Char">
    <w:name w:val="Body Text Indent 2 Char"/>
    <w:link w:val="BodyTextIndent2"/>
    <w:rsid w:val="000E2856"/>
    <w:rPr>
      <w:rFonts w:ascii="Arial" w:eastAsia="Times New Roman" w:hAnsi="Arial" w:cs="Times New Roman"/>
      <w:sz w:val="20"/>
      <w:szCs w:val="20"/>
    </w:rPr>
  </w:style>
  <w:style w:type="paragraph" w:styleId="ListParagraph">
    <w:name w:val="List Paragraph"/>
    <w:aliases w:val="Cell bullets,Colorful List - Accent 11,Credits,Dot pt,En tête 1,List Paragraph Char Char Char,List Paragraph1,MICA-List,No Spacing1,Noise heading,Normal 1,Number abc,RUS List,Rec para,TOC style,Text,a List Paragraph,alphabet listing,lp1"/>
    <w:basedOn w:val="Normal"/>
    <w:link w:val="ListParagraphChar"/>
    <w:uiPriority w:val="99"/>
    <w:qFormat/>
    <w:rsid w:val="00622295"/>
    <w:pPr>
      <w:ind w:left="720"/>
    </w:pPr>
  </w:style>
  <w:style w:type="paragraph" w:styleId="TOC1">
    <w:name w:val="toc 1"/>
    <w:basedOn w:val="Normal"/>
    <w:next w:val="Normal"/>
    <w:autoRedefine/>
    <w:uiPriority w:val="39"/>
    <w:semiHidden/>
    <w:unhideWhenUsed/>
    <w:qFormat/>
    <w:rsid w:val="00533295"/>
    <w:pPr>
      <w:widowControl/>
      <w:tabs>
        <w:tab w:val="left" w:pos="1418"/>
        <w:tab w:val="right" w:leader="dot" w:pos="9016"/>
      </w:tabs>
      <w:overflowPunct/>
      <w:autoSpaceDE/>
      <w:autoSpaceDN/>
      <w:adjustRightInd/>
      <w:spacing w:line="360" w:lineRule="auto"/>
    </w:pPr>
    <w:rPr>
      <w:rFonts w:ascii="Arial" w:eastAsia="MS Mincho" w:hAnsi="Arial" w:cs="Arial"/>
      <w:bCs/>
      <w:noProof/>
      <w:lang w:val="en-GB" w:eastAsia="ja-JP"/>
    </w:rPr>
  </w:style>
  <w:style w:type="paragraph" w:styleId="Header">
    <w:name w:val="header"/>
    <w:basedOn w:val="Normal"/>
    <w:link w:val="HeaderChar"/>
    <w:unhideWhenUsed/>
    <w:rsid w:val="00533295"/>
    <w:pPr>
      <w:tabs>
        <w:tab w:val="center" w:pos="4320"/>
        <w:tab w:val="right" w:pos="8640"/>
      </w:tabs>
      <w:overflowPunct/>
      <w:autoSpaceDE/>
      <w:autoSpaceDN/>
      <w:adjustRightInd/>
      <w:snapToGrid w:val="0"/>
    </w:pPr>
    <w:rPr>
      <w:rFonts w:ascii="Univers (PCL6)" w:eastAsia="MS Mincho" w:hAnsi="Univers (PCL6)"/>
      <w:lang w:eastAsia="en-US"/>
    </w:rPr>
  </w:style>
  <w:style w:type="character" w:customStyle="1" w:styleId="HeaderChar">
    <w:name w:val="Header Char"/>
    <w:link w:val="Header"/>
    <w:rsid w:val="00533295"/>
    <w:rPr>
      <w:rFonts w:ascii="Univers (PCL6)" w:eastAsia="MS Mincho" w:hAnsi="Univers (PCL6)"/>
      <w:lang w:eastAsia="en-US"/>
    </w:rPr>
  </w:style>
  <w:style w:type="paragraph" w:customStyle="1" w:styleId="OmniPage23a">
    <w:name w:val="OmniPage #23a"/>
    <w:rsid w:val="00533295"/>
    <w:pPr>
      <w:widowControl w:val="0"/>
      <w:tabs>
        <w:tab w:val="left" w:pos="162"/>
        <w:tab w:val="right" w:pos="9552"/>
      </w:tabs>
      <w:suppressAutoHyphens/>
      <w:snapToGrid w:val="0"/>
      <w:spacing w:line="252" w:lineRule="exact"/>
      <w:jc w:val="both"/>
    </w:pPr>
    <w:rPr>
      <w:rFonts w:ascii="Univers" w:eastAsia="MS Mincho" w:hAnsi="Univers"/>
      <w:spacing w:val="-2"/>
      <w:lang w:val="en-US" w:eastAsia="en-US"/>
    </w:rPr>
  </w:style>
  <w:style w:type="character" w:styleId="CommentReference">
    <w:name w:val="annotation reference"/>
    <w:unhideWhenUsed/>
    <w:rsid w:val="00604DB9"/>
    <w:rPr>
      <w:sz w:val="16"/>
      <w:szCs w:val="16"/>
    </w:rPr>
  </w:style>
  <w:style w:type="paragraph" w:styleId="CommentText">
    <w:name w:val="annotation text"/>
    <w:basedOn w:val="Normal"/>
    <w:link w:val="CommentTextChar"/>
    <w:uiPriority w:val="99"/>
    <w:unhideWhenUsed/>
    <w:rsid w:val="00604DB9"/>
  </w:style>
  <w:style w:type="character" w:customStyle="1" w:styleId="CommentTextChar">
    <w:name w:val="Comment Text Char"/>
    <w:link w:val="CommentText"/>
    <w:uiPriority w:val="99"/>
    <w:rsid w:val="00604DB9"/>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604DB9"/>
    <w:rPr>
      <w:b/>
      <w:bCs/>
    </w:rPr>
  </w:style>
  <w:style w:type="character" w:customStyle="1" w:styleId="CommentSubjectChar">
    <w:name w:val="Comment Subject Char"/>
    <w:link w:val="CommentSubject"/>
    <w:uiPriority w:val="99"/>
    <w:semiHidden/>
    <w:rsid w:val="00604DB9"/>
    <w:rPr>
      <w:rFonts w:ascii="Times New Roman" w:eastAsia="Times New Roman" w:hAnsi="Times New Roman"/>
      <w:b/>
      <w:bCs/>
    </w:rPr>
  </w:style>
  <w:style w:type="paragraph" w:styleId="BalloonText">
    <w:name w:val="Balloon Text"/>
    <w:basedOn w:val="Normal"/>
    <w:link w:val="BalloonTextChar"/>
    <w:uiPriority w:val="99"/>
    <w:semiHidden/>
    <w:unhideWhenUsed/>
    <w:rsid w:val="00604DB9"/>
    <w:rPr>
      <w:rFonts w:ascii="Segoe UI" w:hAnsi="Segoe UI" w:cs="Segoe UI"/>
      <w:sz w:val="18"/>
      <w:szCs w:val="18"/>
    </w:rPr>
  </w:style>
  <w:style w:type="character" w:customStyle="1" w:styleId="BalloonTextChar">
    <w:name w:val="Balloon Text Char"/>
    <w:link w:val="BalloonText"/>
    <w:uiPriority w:val="99"/>
    <w:semiHidden/>
    <w:rsid w:val="00604DB9"/>
    <w:rPr>
      <w:rFonts w:ascii="Segoe UI" w:eastAsia="Times New Roman" w:hAnsi="Segoe UI" w:cs="Segoe UI"/>
      <w:sz w:val="18"/>
      <w:szCs w:val="18"/>
    </w:rPr>
  </w:style>
  <w:style w:type="paragraph" w:styleId="Revision">
    <w:name w:val="Revision"/>
    <w:hidden/>
    <w:uiPriority w:val="99"/>
    <w:semiHidden/>
    <w:rsid w:val="00AA2E81"/>
    <w:rPr>
      <w:rFonts w:ascii="Times New Roman" w:eastAsia="Times New Roman" w:hAnsi="Times New Roman"/>
      <w:lang w:val="en-US"/>
    </w:rPr>
  </w:style>
  <w:style w:type="table" w:styleId="TableGrid">
    <w:name w:val="Table Grid"/>
    <w:basedOn w:val="TableNormal"/>
    <w:uiPriority w:val="39"/>
    <w:rsid w:val="001764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semiHidden/>
    <w:unhideWhenUsed/>
    <w:rsid w:val="00643664"/>
    <w:pPr>
      <w:widowControl/>
      <w:numPr>
        <w:numId w:val="18"/>
      </w:numPr>
      <w:overflowPunct/>
      <w:autoSpaceDE/>
      <w:autoSpaceDN/>
      <w:adjustRightInd/>
      <w:spacing w:before="60" w:after="80" w:line="264" w:lineRule="auto"/>
      <w:ind w:left="720" w:hanging="720"/>
      <w:jc w:val="both"/>
    </w:pPr>
    <w:rPr>
      <w:rFonts w:ascii="Arial" w:eastAsia="Calibri" w:hAnsi="Arial" w:cs="Arial"/>
      <w:lang w:val="en-IE" w:eastAsia="en-US"/>
    </w:rPr>
  </w:style>
  <w:style w:type="character" w:customStyle="1" w:styleId="ListParagraphChar">
    <w:name w:val="List Paragraph Char"/>
    <w:aliases w:val="Cell bullets Char,Colorful List - Accent 11 Char,Credits Char,Dot pt Char,En tête 1 Char,List Paragraph Char Char Char Char,List Paragraph1 Char,MICA-List Char,No Spacing1 Char,Noise heading Char,Normal 1 Char,Number abc Char"/>
    <w:link w:val="ListParagraph"/>
    <w:uiPriority w:val="99"/>
    <w:qFormat/>
    <w:locked/>
    <w:rsid w:val="00643664"/>
    <w:rPr>
      <w:rFonts w:ascii="Times New Roman" w:eastAsia="Times New Roman" w:hAnsi="Times New Roman"/>
      <w:lang w:val="en-US"/>
    </w:rPr>
  </w:style>
  <w:style w:type="character" w:styleId="FootnoteReference">
    <w:name w:val="footnote reference"/>
    <w:uiPriority w:val="99"/>
    <w:semiHidden/>
    <w:unhideWhenUsed/>
    <w:rsid w:val="00CE755B"/>
    <w:rPr>
      <w:vertAlign w:val="superscript"/>
    </w:rPr>
  </w:style>
  <w:style w:type="character" w:styleId="Hyperlink">
    <w:name w:val="Hyperlink"/>
    <w:basedOn w:val="DefaultParagraphFont"/>
    <w:uiPriority w:val="99"/>
    <w:semiHidden/>
    <w:unhideWhenUsed/>
    <w:rsid w:val="00A50AE0"/>
    <w:rPr>
      <w:color w:val="0563C1"/>
      <w:u w:val="single"/>
    </w:rPr>
  </w:style>
  <w:style w:type="character" w:customStyle="1" w:styleId="cf01">
    <w:name w:val="cf01"/>
    <w:basedOn w:val="DefaultParagraphFont"/>
    <w:rsid w:val="00D524F7"/>
    <w:rPr>
      <w:rFonts w:ascii="Segoe UI" w:hAnsi="Segoe UI" w:cs="Segoe UI" w:hint="default"/>
      <w:color w:val="0000FF"/>
      <w:sz w:val="18"/>
      <w:szCs w:val="18"/>
    </w:rPr>
  </w:style>
  <w:style w:type="character" w:customStyle="1" w:styleId="normaltextrun">
    <w:name w:val="normaltextrun"/>
    <w:basedOn w:val="DefaultParagraphFont"/>
    <w:rsid w:val="008328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8002">
      <w:bodyDiv w:val="1"/>
      <w:marLeft w:val="0"/>
      <w:marRight w:val="0"/>
      <w:marTop w:val="0"/>
      <w:marBottom w:val="0"/>
      <w:divBdr>
        <w:top w:val="none" w:sz="0" w:space="0" w:color="auto"/>
        <w:left w:val="none" w:sz="0" w:space="0" w:color="auto"/>
        <w:bottom w:val="none" w:sz="0" w:space="0" w:color="auto"/>
        <w:right w:val="none" w:sz="0" w:space="0" w:color="auto"/>
      </w:divBdr>
    </w:div>
    <w:div w:id="127360932">
      <w:bodyDiv w:val="1"/>
      <w:marLeft w:val="0"/>
      <w:marRight w:val="0"/>
      <w:marTop w:val="0"/>
      <w:marBottom w:val="0"/>
      <w:divBdr>
        <w:top w:val="none" w:sz="0" w:space="0" w:color="auto"/>
        <w:left w:val="none" w:sz="0" w:space="0" w:color="auto"/>
        <w:bottom w:val="none" w:sz="0" w:space="0" w:color="auto"/>
        <w:right w:val="none" w:sz="0" w:space="0" w:color="auto"/>
      </w:divBdr>
    </w:div>
    <w:div w:id="300887943">
      <w:bodyDiv w:val="1"/>
      <w:marLeft w:val="0"/>
      <w:marRight w:val="0"/>
      <w:marTop w:val="0"/>
      <w:marBottom w:val="0"/>
      <w:divBdr>
        <w:top w:val="none" w:sz="0" w:space="0" w:color="auto"/>
        <w:left w:val="none" w:sz="0" w:space="0" w:color="auto"/>
        <w:bottom w:val="none" w:sz="0" w:space="0" w:color="auto"/>
        <w:right w:val="none" w:sz="0" w:space="0" w:color="auto"/>
      </w:divBdr>
    </w:div>
    <w:div w:id="419059102">
      <w:bodyDiv w:val="1"/>
      <w:marLeft w:val="0"/>
      <w:marRight w:val="0"/>
      <w:marTop w:val="0"/>
      <w:marBottom w:val="0"/>
      <w:divBdr>
        <w:top w:val="none" w:sz="0" w:space="0" w:color="auto"/>
        <w:left w:val="none" w:sz="0" w:space="0" w:color="auto"/>
        <w:bottom w:val="none" w:sz="0" w:space="0" w:color="auto"/>
        <w:right w:val="none" w:sz="0" w:space="0" w:color="auto"/>
      </w:divBdr>
    </w:div>
    <w:div w:id="470636795">
      <w:bodyDiv w:val="1"/>
      <w:marLeft w:val="0"/>
      <w:marRight w:val="0"/>
      <w:marTop w:val="0"/>
      <w:marBottom w:val="0"/>
      <w:divBdr>
        <w:top w:val="none" w:sz="0" w:space="0" w:color="auto"/>
        <w:left w:val="none" w:sz="0" w:space="0" w:color="auto"/>
        <w:bottom w:val="none" w:sz="0" w:space="0" w:color="auto"/>
        <w:right w:val="none" w:sz="0" w:space="0" w:color="auto"/>
      </w:divBdr>
    </w:div>
    <w:div w:id="540171760">
      <w:bodyDiv w:val="1"/>
      <w:marLeft w:val="0"/>
      <w:marRight w:val="0"/>
      <w:marTop w:val="0"/>
      <w:marBottom w:val="0"/>
      <w:divBdr>
        <w:top w:val="none" w:sz="0" w:space="0" w:color="auto"/>
        <w:left w:val="none" w:sz="0" w:space="0" w:color="auto"/>
        <w:bottom w:val="none" w:sz="0" w:space="0" w:color="auto"/>
        <w:right w:val="none" w:sz="0" w:space="0" w:color="auto"/>
      </w:divBdr>
    </w:div>
    <w:div w:id="574516323">
      <w:bodyDiv w:val="1"/>
      <w:marLeft w:val="0"/>
      <w:marRight w:val="0"/>
      <w:marTop w:val="0"/>
      <w:marBottom w:val="0"/>
      <w:divBdr>
        <w:top w:val="none" w:sz="0" w:space="0" w:color="auto"/>
        <w:left w:val="none" w:sz="0" w:space="0" w:color="auto"/>
        <w:bottom w:val="none" w:sz="0" w:space="0" w:color="auto"/>
        <w:right w:val="none" w:sz="0" w:space="0" w:color="auto"/>
      </w:divBdr>
    </w:div>
    <w:div w:id="824014179">
      <w:bodyDiv w:val="1"/>
      <w:marLeft w:val="0"/>
      <w:marRight w:val="0"/>
      <w:marTop w:val="0"/>
      <w:marBottom w:val="0"/>
      <w:divBdr>
        <w:top w:val="none" w:sz="0" w:space="0" w:color="auto"/>
        <w:left w:val="none" w:sz="0" w:space="0" w:color="auto"/>
        <w:bottom w:val="none" w:sz="0" w:space="0" w:color="auto"/>
        <w:right w:val="none" w:sz="0" w:space="0" w:color="auto"/>
      </w:divBdr>
    </w:div>
    <w:div w:id="856891930">
      <w:bodyDiv w:val="1"/>
      <w:marLeft w:val="0"/>
      <w:marRight w:val="0"/>
      <w:marTop w:val="0"/>
      <w:marBottom w:val="0"/>
      <w:divBdr>
        <w:top w:val="none" w:sz="0" w:space="0" w:color="auto"/>
        <w:left w:val="none" w:sz="0" w:space="0" w:color="auto"/>
        <w:bottom w:val="none" w:sz="0" w:space="0" w:color="auto"/>
        <w:right w:val="none" w:sz="0" w:space="0" w:color="auto"/>
      </w:divBdr>
    </w:div>
    <w:div w:id="903299339">
      <w:bodyDiv w:val="1"/>
      <w:marLeft w:val="0"/>
      <w:marRight w:val="0"/>
      <w:marTop w:val="0"/>
      <w:marBottom w:val="0"/>
      <w:divBdr>
        <w:top w:val="none" w:sz="0" w:space="0" w:color="auto"/>
        <w:left w:val="none" w:sz="0" w:space="0" w:color="auto"/>
        <w:bottom w:val="none" w:sz="0" w:space="0" w:color="auto"/>
        <w:right w:val="none" w:sz="0" w:space="0" w:color="auto"/>
      </w:divBdr>
    </w:div>
    <w:div w:id="969867617">
      <w:bodyDiv w:val="1"/>
      <w:marLeft w:val="0"/>
      <w:marRight w:val="0"/>
      <w:marTop w:val="0"/>
      <w:marBottom w:val="0"/>
      <w:divBdr>
        <w:top w:val="none" w:sz="0" w:space="0" w:color="auto"/>
        <w:left w:val="none" w:sz="0" w:space="0" w:color="auto"/>
        <w:bottom w:val="none" w:sz="0" w:space="0" w:color="auto"/>
        <w:right w:val="none" w:sz="0" w:space="0" w:color="auto"/>
      </w:divBdr>
    </w:div>
    <w:div w:id="1025207602">
      <w:bodyDiv w:val="1"/>
      <w:marLeft w:val="0"/>
      <w:marRight w:val="0"/>
      <w:marTop w:val="0"/>
      <w:marBottom w:val="0"/>
      <w:divBdr>
        <w:top w:val="none" w:sz="0" w:space="0" w:color="auto"/>
        <w:left w:val="none" w:sz="0" w:space="0" w:color="auto"/>
        <w:bottom w:val="none" w:sz="0" w:space="0" w:color="auto"/>
        <w:right w:val="none" w:sz="0" w:space="0" w:color="auto"/>
      </w:divBdr>
    </w:div>
    <w:div w:id="1148395811">
      <w:bodyDiv w:val="1"/>
      <w:marLeft w:val="0"/>
      <w:marRight w:val="0"/>
      <w:marTop w:val="0"/>
      <w:marBottom w:val="0"/>
      <w:divBdr>
        <w:top w:val="none" w:sz="0" w:space="0" w:color="auto"/>
        <w:left w:val="none" w:sz="0" w:space="0" w:color="auto"/>
        <w:bottom w:val="none" w:sz="0" w:space="0" w:color="auto"/>
        <w:right w:val="none" w:sz="0" w:space="0" w:color="auto"/>
      </w:divBdr>
    </w:div>
    <w:div w:id="1289511404">
      <w:bodyDiv w:val="1"/>
      <w:marLeft w:val="0"/>
      <w:marRight w:val="0"/>
      <w:marTop w:val="0"/>
      <w:marBottom w:val="0"/>
      <w:divBdr>
        <w:top w:val="none" w:sz="0" w:space="0" w:color="auto"/>
        <w:left w:val="none" w:sz="0" w:space="0" w:color="auto"/>
        <w:bottom w:val="none" w:sz="0" w:space="0" w:color="auto"/>
        <w:right w:val="none" w:sz="0" w:space="0" w:color="auto"/>
      </w:divBdr>
      <w:divsChild>
        <w:div w:id="1975328769">
          <w:marLeft w:val="0"/>
          <w:marRight w:val="0"/>
          <w:marTop w:val="0"/>
          <w:marBottom w:val="0"/>
          <w:divBdr>
            <w:top w:val="none" w:sz="0" w:space="0" w:color="auto"/>
            <w:left w:val="none" w:sz="0" w:space="0" w:color="auto"/>
            <w:bottom w:val="none" w:sz="0" w:space="0" w:color="auto"/>
            <w:right w:val="none" w:sz="0" w:space="0" w:color="auto"/>
          </w:divBdr>
        </w:div>
      </w:divsChild>
    </w:div>
    <w:div w:id="1289628409">
      <w:bodyDiv w:val="1"/>
      <w:marLeft w:val="0"/>
      <w:marRight w:val="0"/>
      <w:marTop w:val="0"/>
      <w:marBottom w:val="0"/>
      <w:divBdr>
        <w:top w:val="none" w:sz="0" w:space="0" w:color="auto"/>
        <w:left w:val="none" w:sz="0" w:space="0" w:color="auto"/>
        <w:bottom w:val="none" w:sz="0" w:space="0" w:color="auto"/>
        <w:right w:val="none" w:sz="0" w:space="0" w:color="auto"/>
      </w:divBdr>
    </w:div>
    <w:div w:id="1418598379">
      <w:bodyDiv w:val="1"/>
      <w:marLeft w:val="0"/>
      <w:marRight w:val="0"/>
      <w:marTop w:val="0"/>
      <w:marBottom w:val="0"/>
      <w:divBdr>
        <w:top w:val="none" w:sz="0" w:space="0" w:color="auto"/>
        <w:left w:val="none" w:sz="0" w:space="0" w:color="auto"/>
        <w:bottom w:val="none" w:sz="0" w:space="0" w:color="auto"/>
        <w:right w:val="none" w:sz="0" w:space="0" w:color="auto"/>
      </w:divBdr>
    </w:div>
    <w:div w:id="1423405441">
      <w:bodyDiv w:val="1"/>
      <w:marLeft w:val="0"/>
      <w:marRight w:val="0"/>
      <w:marTop w:val="0"/>
      <w:marBottom w:val="0"/>
      <w:divBdr>
        <w:top w:val="none" w:sz="0" w:space="0" w:color="auto"/>
        <w:left w:val="none" w:sz="0" w:space="0" w:color="auto"/>
        <w:bottom w:val="none" w:sz="0" w:space="0" w:color="auto"/>
        <w:right w:val="none" w:sz="0" w:space="0" w:color="auto"/>
      </w:divBdr>
    </w:div>
    <w:div w:id="1480656226">
      <w:bodyDiv w:val="1"/>
      <w:marLeft w:val="0"/>
      <w:marRight w:val="0"/>
      <w:marTop w:val="0"/>
      <w:marBottom w:val="0"/>
      <w:divBdr>
        <w:top w:val="none" w:sz="0" w:space="0" w:color="auto"/>
        <w:left w:val="none" w:sz="0" w:space="0" w:color="auto"/>
        <w:bottom w:val="none" w:sz="0" w:space="0" w:color="auto"/>
        <w:right w:val="none" w:sz="0" w:space="0" w:color="auto"/>
      </w:divBdr>
    </w:div>
    <w:div w:id="1488979367">
      <w:bodyDiv w:val="1"/>
      <w:marLeft w:val="0"/>
      <w:marRight w:val="0"/>
      <w:marTop w:val="0"/>
      <w:marBottom w:val="0"/>
      <w:divBdr>
        <w:top w:val="none" w:sz="0" w:space="0" w:color="auto"/>
        <w:left w:val="none" w:sz="0" w:space="0" w:color="auto"/>
        <w:bottom w:val="none" w:sz="0" w:space="0" w:color="auto"/>
        <w:right w:val="none" w:sz="0" w:space="0" w:color="auto"/>
      </w:divBdr>
    </w:div>
    <w:div w:id="1491172446">
      <w:bodyDiv w:val="1"/>
      <w:marLeft w:val="0"/>
      <w:marRight w:val="0"/>
      <w:marTop w:val="0"/>
      <w:marBottom w:val="0"/>
      <w:divBdr>
        <w:top w:val="none" w:sz="0" w:space="0" w:color="auto"/>
        <w:left w:val="none" w:sz="0" w:space="0" w:color="auto"/>
        <w:bottom w:val="none" w:sz="0" w:space="0" w:color="auto"/>
        <w:right w:val="none" w:sz="0" w:space="0" w:color="auto"/>
      </w:divBdr>
      <w:divsChild>
        <w:div w:id="273484879">
          <w:marLeft w:val="360"/>
          <w:marRight w:val="0"/>
          <w:marTop w:val="200"/>
          <w:marBottom w:val="0"/>
          <w:divBdr>
            <w:top w:val="none" w:sz="0" w:space="0" w:color="auto"/>
            <w:left w:val="none" w:sz="0" w:space="0" w:color="auto"/>
            <w:bottom w:val="none" w:sz="0" w:space="0" w:color="auto"/>
            <w:right w:val="none" w:sz="0" w:space="0" w:color="auto"/>
          </w:divBdr>
        </w:div>
        <w:div w:id="1948852519">
          <w:marLeft w:val="360"/>
          <w:marRight w:val="0"/>
          <w:marTop w:val="200"/>
          <w:marBottom w:val="0"/>
          <w:divBdr>
            <w:top w:val="none" w:sz="0" w:space="0" w:color="auto"/>
            <w:left w:val="none" w:sz="0" w:space="0" w:color="auto"/>
            <w:bottom w:val="none" w:sz="0" w:space="0" w:color="auto"/>
            <w:right w:val="none" w:sz="0" w:space="0" w:color="auto"/>
          </w:divBdr>
        </w:div>
      </w:divsChild>
    </w:div>
    <w:div w:id="1491677866">
      <w:bodyDiv w:val="1"/>
      <w:marLeft w:val="0"/>
      <w:marRight w:val="0"/>
      <w:marTop w:val="0"/>
      <w:marBottom w:val="0"/>
      <w:divBdr>
        <w:top w:val="none" w:sz="0" w:space="0" w:color="auto"/>
        <w:left w:val="none" w:sz="0" w:space="0" w:color="auto"/>
        <w:bottom w:val="none" w:sz="0" w:space="0" w:color="auto"/>
        <w:right w:val="none" w:sz="0" w:space="0" w:color="auto"/>
      </w:divBdr>
    </w:div>
    <w:div w:id="1614050763">
      <w:bodyDiv w:val="1"/>
      <w:marLeft w:val="0"/>
      <w:marRight w:val="0"/>
      <w:marTop w:val="0"/>
      <w:marBottom w:val="0"/>
      <w:divBdr>
        <w:top w:val="none" w:sz="0" w:space="0" w:color="auto"/>
        <w:left w:val="none" w:sz="0" w:space="0" w:color="auto"/>
        <w:bottom w:val="none" w:sz="0" w:space="0" w:color="auto"/>
        <w:right w:val="none" w:sz="0" w:space="0" w:color="auto"/>
      </w:divBdr>
    </w:div>
    <w:div w:id="1806118849">
      <w:bodyDiv w:val="1"/>
      <w:marLeft w:val="0"/>
      <w:marRight w:val="0"/>
      <w:marTop w:val="0"/>
      <w:marBottom w:val="0"/>
      <w:divBdr>
        <w:top w:val="none" w:sz="0" w:space="0" w:color="auto"/>
        <w:left w:val="none" w:sz="0" w:space="0" w:color="auto"/>
        <w:bottom w:val="none" w:sz="0" w:space="0" w:color="auto"/>
        <w:right w:val="none" w:sz="0" w:space="0" w:color="auto"/>
      </w:divBdr>
    </w:div>
    <w:div w:id="1823498119">
      <w:bodyDiv w:val="1"/>
      <w:marLeft w:val="0"/>
      <w:marRight w:val="0"/>
      <w:marTop w:val="0"/>
      <w:marBottom w:val="0"/>
      <w:divBdr>
        <w:top w:val="none" w:sz="0" w:space="0" w:color="auto"/>
        <w:left w:val="none" w:sz="0" w:space="0" w:color="auto"/>
        <w:bottom w:val="none" w:sz="0" w:space="0" w:color="auto"/>
        <w:right w:val="none" w:sz="0" w:space="0" w:color="auto"/>
      </w:divBdr>
    </w:div>
    <w:div w:id="2050252901">
      <w:bodyDiv w:val="1"/>
      <w:marLeft w:val="0"/>
      <w:marRight w:val="0"/>
      <w:marTop w:val="0"/>
      <w:marBottom w:val="0"/>
      <w:divBdr>
        <w:top w:val="none" w:sz="0" w:space="0" w:color="auto"/>
        <w:left w:val="none" w:sz="0" w:space="0" w:color="auto"/>
        <w:bottom w:val="none" w:sz="0" w:space="0" w:color="auto"/>
        <w:right w:val="none" w:sz="0" w:space="0" w:color="auto"/>
      </w:divBdr>
    </w:div>
    <w:div w:id="2054033455">
      <w:bodyDiv w:val="1"/>
      <w:marLeft w:val="0"/>
      <w:marRight w:val="0"/>
      <w:marTop w:val="0"/>
      <w:marBottom w:val="0"/>
      <w:divBdr>
        <w:top w:val="none" w:sz="0" w:space="0" w:color="auto"/>
        <w:left w:val="none" w:sz="0" w:space="0" w:color="auto"/>
        <w:bottom w:val="none" w:sz="0" w:space="0" w:color="auto"/>
        <w:right w:val="none" w:sz="0" w:space="0" w:color="auto"/>
      </w:divBdr>
    </w:div>
    <w:div w:id="2067680880">
      <w:bodyDiv w:val="1"/>
      <w:marLeft w:val="0"/>
      <w:marRight w:val="0"/>
      <w:marTop w:val="0"/>
      <w:marBottom w:val="0"/>
      <w:divBdr>
        <w:top w:val="none" w:sz="0" w:space="0" w:color="auto"/>
        <w:left w:val="none" w:sz="0" w:space="0" w:color="auto"/>
        <w:bottom w:val="none" w:sz="0" w:space="0" w:color="auto"/>
        <w:right w:val="none" w:sz="0" w:space="0" w:color="auto"/>
      </w:divBdr>
    </w:div>
    <w:div w:id="2109277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1.emf"/><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Azure%20Information%20Protection\Watermar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D9008BCD2C90746851BCFC6F3E646F9" ma:contentTypeVersion="15" ma:contentTypeDescription="Create a new document." ma:contentTypeScope="" ma:versionID="ebbef27da4fe3171d1e6387eaabb7b69">
  <xsd:schema xmlns:xsd="http://www.w3.org/2001/XMLSchema" xmlns:xs="http://www.w3.org/2001/XMLSchema" xmlns:p="http://schemas.microsoft.com/office/2006/metadata/properties" xmlns:ns1="http://schemas.microsoft.com/sharepoint/v3" xmlns:ns2="d711a216-4e8e-4f4d-b273-35706414efc7" targetNamespace="http://schemas.microsoft.com/office/2006/metadata/properties" ma:root="true" ma:fieldsID="b19bbffc83d949d22bc765bcc29f4d47" ns1:_="" ns2:_="">
    <xsd:import namespace="http://schemas.microsoft.com/sharepoint/v3"/>
    <xsd:import namespace="d711a216-4e8e-4f4d-b273-35706414efc7"/>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4" nillable="true" ma:displayName="Scheduling Start Date" ma:description="" ma:internalName="PublishingStartDate">
      <xsd:simpleType>
        <xsd:restriction base="dms:Unknown"/>
      </xsd:simpleType>
    </xsd:element>
    <xsd:element name="PublishingExpirationDate" ma:index="5" nillable="true" ma:displayName="Scheduling End Date" ma:description=""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711a216-4e8e-4f4d-b273-35706414efc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
</file>

<file path=customXml/itemProps1.xml><?xml version="1.0" encoding="utf-8"?>
<ds:datastoreItem xmlns:ds="http://schemas.openxmlformats.org/officeDocument/2006/customXml" ds:itemID="{6B516798-FD04-4455-A933-671031780B3D}">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8887EFD1-D602-46E8-A5A3-E5378C71A0A8}">
  <ds:schemaRefs>
    <ds:schemaRef ds:uri="http://schemas.openxmlformats.org/officeDocument/2006/bibliography"/>
  </ds:schemaRefs>
</ds:datastoreItem>
</file>

<file path=customXml/itemProps3.xml><?xml version="1.0" encoding="utf-8"?>
<ds:datastoreItem xmlns:ds="http://schemas.openxmlformats.org/officeDocument/2006/customXml" ds:itemID="{3B87A707-DC95-4971-A99A-4595DBEB0D43}">
  <ds:schemaRefs>
    <ds:schemaRef ds:uri="http://schemas.microsoft.com/sharepoint/v3/contenttype/forms"/>
  </ds:schemaRefs>
</ds:datastoreItem>
</file>

<file path=customXml/itemProps4.xml><?xml version="1.0" encoding="utf-8"?>
<ds:datastoreItem xmlns:ds="http://schemas.openxmlformats.org/officeDocument/2006/customXml" ds:itemID="{F3F2673A-0C81-4F31-A7E5-34642E75B9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711a216-4e8e-4f4d-b273-35706414ef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2FF5260-DC9A-4386-B8AA-65AE35838366}">
  <ds:schemaRefs>
    <ds:schemaRef ds:uri="http://schemas.business-integrity.com/dealbuilder/2006/dictionary"/>
  </ds:schemaRefs>
</ds:datastoreItem>
</file>

<file path=docMetadata/LabelInfo.xml><?xml version="1.0" encoding="utf-8"?>
<clbl:labelList xmlns:clbl="http://schemas.microsoft.com/office/2020/mipLabelMetadata">
  <clbl:label id="{a15a25aa-e944-415d-b7a7-40f6b9180b6b}" enabled="1" method="Standard" siteId="{eeb8d0e8-3544-41d3-aac6-934c309faf5a}" contentBits="0" removed="0"/>
</clbl:labelList>
</file>

<file path=docProps/app.xml><?xml version="1.0" encoding="utf-8"?>
<Properties xmlns="http://schemas.openxmlformats.org/officeDocument/2006/extended-properties" xmlns:vt="http://schemas.openxmlformats.org/officeDocument/2006/docPropsVTypes">
  <Template>WatermarkTemplate</Template>
  <TotalTime>1872</TotalTime>
  <Pages>27</Pages>
  <Words>8636</Words>
  <Characters>48711</Characters>
  <Application>Microsoft Office Word</Application>
  <DocSecurity>0</DocSecurity>
  <Lines>1522</Lines>
  <Paragraphs>541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dc:creator>
  <cp:keywords/>
  <dc:description/>
  <cp:lastModifiedBy>Poh Wesley (ATV SYS SAE CS AI)</cp:lastModifiedBy>
  <cp:revision>22</cp:revision>
  <dcterms:created xsi:type="dcterms:W3CDTF">2026-08-28T10:24:00Z</dcterms:created>
  <dcterms:modified xsi:type="dcterms:W3CDTF">2026-09-06T17:24:00Z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0x0101003D9008BCD2C90746851BCFC6F3E646F9</vt:lpwstr>
  </property>
  <property fmtid="{D5CDD505-2E9C-101B-9397-08002B2CF9AE}" pid="3" name="GrammarlyDocumentId">
    <vt:lpwstr>a8ab534d8892021e9edab03aacd3479a0f997621e7e24633b2d450b7c44e2f48</vt:lpwstr>
  </property>
  <property fmtid="{D5CDD505-2E9C-101B-9397-08002B2CF9AE}" pid="4" name="MSIP_Label_6576bca3-5650-4758-abba-bb5d9cf9724e_Enabled">
    <vt:lpwstr>true</vt:lpwstr>
  </property>
  <property fmtid="{D5CDD505-2E9C-101B-9397-08002B2CF9AE}" pid="5" name="MSIP_Label_6576bca3-5650-4758-abba-bb5d9cf9724e_SetDate">
    <vt:lpwstr>2023-02-06T04:46:48Z</vt:lpwstr>
  </property>
  <property fmtid="{D5CDD505-2E9C-101B-9397-08002B2CF9AE}" pid="6" name="MSIP_Label_6576bca3-5650-4758-abba-bb5d9cf9724e_Method">
    <vt:lpwstr>Privileged</vt:lpwstr>
  </property>
  <property fmtid="{D5CDD505-2E9C-101B-9397-08002B2CF9AE}" pid="7" name="MSIP_Label_6576bca3-5650-4758-abba-bb5d9cf9724e_Name">
    <vt:lpwstr>6576bca3-5650-4758-abba-bb5d9cf9724e</vt:lpwstr>
  </property>
  <property fmtid="{D5CDD505-2E9C-101B-9397-08002B2CF9AE}" pid="8" name="MSIP_Label_6576bca3-5650-4758-abba-bb5d9cf9724e_SiteId">
    <vt:lpwstr>cba9e115-3016-4462-a1ab-a565cba0cdf1</vt:lpwstr>
  </property>
  <property fmtid="{D5CDD505-2E9C-101B-9397-08002B2CF9AE}" pid="9" name="MSIP_Label_6576bca3-5650-4758-abba-bb5d9cf9724e_ActionId">
    <vt:lpwstr>9623b856-7d10-4766-b701-03fa34c63ebc</vt:lpwstr>
  </property>
  <property fmtid="{D5CDD505-2E9C-101B-9397-08002B2CF9AE}" pid="10" name="MSIP_Label_6576bca3-5650-4758-abba-bb5d9cf9724e_ContentBits">
    <vt:lpwstr>1</vt:lpwstr>
  </property>
</Properties>
</file>