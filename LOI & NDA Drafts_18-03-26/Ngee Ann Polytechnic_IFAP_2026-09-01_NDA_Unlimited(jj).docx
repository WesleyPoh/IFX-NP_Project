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DCA0" w14:textId="77777777" w:rsidR="002D128E" w:rsidRPr="006C7840" w:rsidRDefault="008433D2">
      <w:pPr>
        <w:pStyle w:val="IFXCenter"/>
        <w:rPr>
          <w:rStyle w:val="IFXBold"/>
        </w:rPr>
      </w:pPr>
      <w:r w:rsidRPr="006C7840">
        <w:rPr>
          <w:rStyle w:val="IFXBold"/>
        </w:rPr>
        <w:t>NON-DISCLOSURE AND RESTRICTED USE AGREEMENT</w:t>
      </w:r>
    </w:p>
    <w:p w14:paraId="3D40B7A6" w14:textId="5296628E" w:rsidR="002D128E" w:rsidRPr="006C7840" w:rsidRDefault="008433D2">
      <w:pPr>
        <w:pStyle w:val="IFX"/>
      </w:pPr>
      <w:r w:rsidRPr="006C7840">
        <w:t>This Non-Disclosure and Restricted Use Agreement ("Agreement") is made by and between</w:t>
      </w:r>
      <w:r>
        <w:br/>
        <w:t xml:space="preserve">Infineon Technologies Asia Pacific Pte Ltd, Company Registration Number: 197000667M, 8 Kallang Sector, Singapore 349282 ("Infineon"), and Ngee Ann Polytechnic, </w:t>
      </w:r>
      <w:del w:id="0" w:author="Jayaperakash JAYADEVAN (NP)" w:date="2026-03-13T08:59:00Z" w16du:dateUtc="2026-03-13T00:59:00Z">
        <w:r w:rsidDel="00E65546">
          <w:delText>Company Registration Number</w:delText>
        </w:r>
      </w:del>
      <w:ins w:id="1" w:author="Jayaperakash JAYADEVAN (NP)" w:date="2026-03-13T08:59:00Z" w16du:dateUtc="2026-03-13T00:59:00Z">
        <w:r w:rsidR="00E65546">
          <w:t>(UEN: T08GB0039A</w:t>
        </w:r>
      </w:ins>
      <w:ins w:id="2" w:author="Jayaperakash JAYADEVAN (NP)" w:date="2026-03-13T09:00:00Z" w16du:dateUtc="2026-03-13T01:00:00Z">
        <w:r w:rsidR="00E65546">
          <w:t>)</w:t>
        </w:r>
      </w:ins>
      <w:del w:id="3" w:author="Jayaperakash JAYADEVAN (NP)" w:date="2026-03-13T09:00:00Z" w16du:dateUtc="2026-03-13T01:00:00Z">
        <w:r w:rsidDel="00E65546">
          <w:delText>: Not applicable due to public institution status</w:delText>
        </w:r>
      </w:del>
      <w:r>
        <w:t>,</w:t>
      </w:r>
      <w:ins w:id="4" w:author="Jayaperakash JAYADEVAN (NP)" w:date="2026-03-13T09:01:00Z" w16du:dateUtc="2026-03-13T01:01:00Z">
        <w:r w:rsidR="00E65546">
          <w:t xml:space="preserve"> a statutory board established under the Ngee Ann Polytechnic Act 1967</w:t>
        </w:r>
      </w:ins>
      <w:r>
        <w:t xml:space="preserve"> 535 Clementi Rd, Singapore 599489, Singapore 599489</w:t>
      </w:r>
      <w:r w:rsidRPr="006C7840">
        <w:t>, each hereinafter individually referred to as a "Party" and collectively as the "Parties".</w:t>
      </w:r>
    </w:p>
    <w:p w14:paraId="76D226C1" w14:textId="77777777" w:rsidR="002D128E" w:rsidRPr="006C7840" w:rsidRDefault="008433D2">
      <w:pPr>
        <w:pStyle w:val="IFX"/>
      </w:pPr>
      <w:r w:rsidRPr="006C7840">
        <w:t>Effective Date:</w:t>
      </w:r>
      <w:r>
        <w:tab/>
        <w:t>1 September 2026</w:t>
      </w:r>
    </w:p>
    <w:p w14:paraId="7725B6F1" w14:textId="77777777" w:rsidR="002D128E" w:rsidRPr="006C7840" w:rsidRDefault="008433D2">
      <w:pPr>
        <w:pStyle w:val="IFX"/>
      </w:pPr>
      <w:r w:rsidRPr="006C7840">
        <w:t>Expiration Date:</w:t>
      </w:r>
      <w:r w:rsidRPr="006C7840">
        <w:tab/>
        <w:t>Unlimited term</w:t>
      </w:r>
    </w:p>
    <w:p w14:paraId="7CE82D10" w14:textId="77777777" w:rsidR="002D128E" w:rsidRPr="006C7840" w:rsidRDefault="008433D2">
      <w:pPr>
        <w:pStyle w:val="IFX"/>
      </w:pPr>
      <w:r w:rsidRPr="006C7840">
        <w:t>Survival Period:</w:t>
      </w:r>
      <w:r w:rsidRPr="006C7840">
        <w:tab/>
        <w:t>Five (5) years</w:t>
      </w:r>
    </w:p>
    <w:p w14:paraId="7215C635" w14:textId="77777777" w:rsidR="002D128E" w:rsidRPr="006C7840" w:rsidRDefault="008433D2">
      <w:pPr>
        <w:pStyle w:val="IFX"/>
      </w:pPr>
      <w:proofErr w:type="gramStart"/>
      <w:r w:rsidRPr="006C7840">
        <w:t>WHEREAS,</w:t>
      </w:r>
      <w:proofErr w:type="gramEnd"/>
      <w:r w:rsidRPr="006C7840">
        <w:t xml:space="preserve"> the Parties intend to exchange information concerning the following purpose ("Purpose"):</w:t>
      </w:r>
    </w:p>
    <w:p w14:paraId="4861C1C9" w14:textId="77777777" w:rsidR="002D128E" w:rsidRPr="006C7840" w:rsidRDefault="008433D2">
      <w:pPr>
        <w:pStyle w:val="IFX"/>
      </w:pPr>
      <w:bookmarkStart w:id="5" w:name="_Hlk152083677"/>
      <w:r w:rsidRPr="006C7840">
        <w:t>Evaluation of a Party's or its Affiliates' products or services; supply of products or services by a Party or its Affiliates to the other Party or its Affiliates; or the execution of joint projects by the Parties or their Affiliates</w:t>
      </w:r>
      <w:r w:rsidRPr="006C7840">
        <w:rPr>
          <w:color w:val="000000" w:themeColor="text1"/>
        </w:rPr>
        <w:t>.</w:t>
      </w:r>
      <w:bookmarkEnd w:id="5"/>
    </w:p>
    <w:p w14:paraId="69541076" w14:textId="77777777" w:rsidR="002D128E" w:rsidRPr="006C7840" w:rsidRDefault="008433D2">
      <w:r w:rsidRPr="006C7840">
        <w:t>NOW THEREFORE, the Parties agree as follows:</w:t>
      </w:r>
    </w:p>
    <w:p w14:paraId="590873E7" w14:textId="77777777" w:rsidR="002D128E" w:rsidRPr="006C7840" w:rsidRDefault="008433D2">
      <w:pPr>
        <w:pStyle w:val="IFX1"/>
      </w:pPr>
      <w:bookmarkStart w:id="6" w:name="_Ref6214095"/>
      <w:r w:rsidRPr="006C7840">
        <w:t>Definitions</w:t>
      </w:r>
      <w:bookmarkEnd w:id="6"/>
    </w:p>
    <w:p w14:paraId="34535A7B" w14:textId="77777777" w:rsidR="002D128E" w:rsidRPr="006C7840" w:rsidRDefault="008433D2">
      <w:pPr>
        <w:pStyle w:val="IFXIndent"/>
      </w:pPr>
      <w:r w:rsidRPr="006C7840">
        <w:t>Capitalized terms shall have the meaning given to them in this Section </w:t>
      </w:r>
      <w:r w:rsidRPr="006C7840">
        <w:fldChar w:fldCharType="begin"/>
      </w:r>
      <w:r w:rsidRPr="006C7840">
        <w:instrText xml:space="preserve"> REF _Ref6214095 \r \h  \* MERGEFORMAT </w:instrText>
      </w:r>
      <w:r w:rsidRPr="006C7840">
        <w:fldChar w:fldCharType="separate"/>
      </w:r>
      <w:r w:rsidRPr="006C7840">
        <w:t>1</w:t>
      </w:r>
      <w:r w:rsidRPr="006C7840">
        <w:fldChar w:fldCharType="end"/>
      </w:r>
      <w:r w:rsidRPr="006C7840">
        <w:t xml:space="preserve"> or as defined otherwise in this Agreement.</w:t>
      </w:r>
    </w:p>
    <w:p w14:paraId="7CC2FA4B" w14:textId="77777777" w:rsidR="00B7373C" w:rsidRDefault="008433D2">
      <w:pPr>
        <w:pStyle w:val="IFX11"/>
      </w:pPr>
      <w:r>
        <w:t>"</w:t>
      </w:r>
      <w:r>
        <w:rPr>
          <w:rStyle w:val="IFXBold"/>
        </w:rPr>
        <w:t>Affiliate</w:t>
      </w:r>
      <w:r>
        <w:t>" shall mean any corporation, company, or other entity, which: (</w:t>
      </w:r>
      <w:proofErr w:type="spellStart"/>
      <w:r>
        <w:t>i</w:t>
      </w:r>
      <w:proofErr w:type="spellEnd"/>
      <w:r>
        <w:t>) is Controlled by a Party hereto; or (ii) Controls a Party hereto; or (iii) is under common Control with a Party hereto, for so long as such Control exists. For this purpose, "Control" means that more than fifty percent (50%) of the controlled entity’s shares or ownership interest representing the right to make decisions for such entity are owned or controlled, directly or indirectly, by the controlling entity.</w:t>
      </w:r>
    </w:p>
    <w:p w14:paraId="5F0918BD" w14:textId="77777777" w:rsidR="002D128E" w:rsidRPr="006C7840" w:rsidRDefault="008433D2">
      <w:pPr>
        <w:pStyle w:val="IFX11"/>
      </w:pPr>
      <w:r w:rsidRPr="006C7840">
        <w:t>"</w:t>
      </w:r>
      <w:r w:rsidRPr="006C7840">
        <w:rPr>
          <w:rStyle w:val="IFXBold"/>
        </w:rPr>
        <w:t>Authorized Third Parties</w:t>
      </w:r>
      <w:r w:rsidRPr="006C7840">
        <w:t xml:space="preserve">" shall mean Recipient's Affiliates, </w:t>
      </w:r>
      <w:r w:rsidR="006C7840" w:rsidRPr="006C7840">
        <w:t>as well as Recipients and its Affiliates employees, officers, directors, consultants, advisors and sales representatives</w:t>
      </w:r>
      <w:r w:rsidRPr="006C7840">
        <w:t>.</w:t>
      </w:r>
    </w:p>
    <w:p w14:paraId="7B06F07C" w14:textId="77777777" w:rsidR="002D128E" w:rsidRPr="006C7840" w:rsidRDefault="008433D2">
      <w:pPr>
        <w:pStyle w:val="IFX11"/>
      </w:pPr>
      <w:r w:rsidRPr="006C7840">
        <w:t>"</w:t>
      </w:r>
      <w:r w:rsidRPr="006C7840">
        <w:rPr>
          <w:rStyle w:val="IFXBold"/>
        </w:rPr>
        <w:t>Confidential Information</w:t>
      </w:r>
      <w:r w:rsidRPr="006C7840">
        <w:t>" shall mean any and all financial, commercial, business or technical information and data disclosed, in any medium or form, by one Party or a Party's Affiliate (the "Discloser") to the other Party (the "Recipient") or its Affiliates in connection with the Purpose which (</w:t>
      </w:r>
      <w:proofErr w:type="spellStart"/>
      <w:r w:rsidRPr="006C7840">
        <w:t>i</w:t>
      </w:r>
      <w:proofErr w:type="spellEnd"/>
      <w:r w:rsidRPr="006C7840">
        <w:t>) is marked "Confidential" or similar (ii) is designated as confidential before, during or within thirty (30) days after disclosure or (iii) a reasonable person would expect to be treated as confidential.</w:t>
      </w:r>
    </w:p>
    <w:p w14:paraId="5444BF7B" w14:textId="77777777" w:rsidR="002D128E" w:rsidRPr="006C7840" w:rsidRDefault="008433D2">
      <w:pPr>
        <w:pStyle w:val="IFX1"/>
      </w:pPr>
      <w:bookmarkStart w:id="7" w:name="_Ref142054113"/>
      <w:r w:rsidRPr="006C7840">
        <w:t>Confidentiality Obligations</w:t>
      </w:r>
      <w:bookmarkEnd w:id="7"/>
    </w:p>
    <w:p w14:paraId="6C72A407" w14:textId="77777777" w:rsidR="002D128E" w:rsidRPr="006C7840" w:rsidRDefault="008433D2">
      <w:pPr>
        <w:pStyle w:val="IFXIndent"/>
      </w:pPr>
      <w:r w:rsidRPr="006C7840">
        <w:t>Unless expressly agreed otherwise by the Parties, Confidential Information shall</w:t>
      </w:r>
    </w:p>
    <w:p w14:paraId="050B924A" w14:textId="77777777" w:rsidR="002D128E" w:rsidRPr="006C7840" w:rsidRDefault="008433D2">
      <w:pPr>
        <w:pStyle w:val="IFX111i"/>
      </w:pPr>
      <w:r w:rsidRPr="006C7840">
        <w:t xml:space="preserve">be used and reproduced by the Recipient solely for the </w:t>
      </w:r>
      <w:proofErr w:type="gramStart"/>
      <w:r w:rsidRPr="006C7840">
        <w:t>Purpose;</w:t>
      </w:r>
      <w:proofErr w:type="gramEnd"/>
    </w:p>
    <w:p w14:paraId="27F7CA2C" w14:textId="77777777" w:rsidR="002D128E" w:rsidRPr="006C7840" w:rsidRDefault="008433D2">
      <w:pPr>
        <w:pStyle w:val="IFX111i"/>
      </w:pPr>
      <w:r w:rsidRPr="006C7840">
        <w:t xml:space="preserve">be treated by the Recipient with the same degree of care to avoid unauthorized disclosure to any third party as with respect to the Recipient's own confidential information of like importance but with no less than reasonable </w:t>
      </w:r>
      <w:proofErr w:type="gramStart"/>
      <w:r w:rsidRPr="006C7840">
        <w:t>care;</w:t>
      </w:r>
      <w:proofErr w:type="gramEnd"/>
    </w:p>
    <w:p w14:paraId="6813B0AE" w14:textId="77777777" w:rsidR="002D128E" w:rsidRPr="006C7840" w:rsidRDefault="008433D2">
      <w:pPr>
        <w:pStyle w:val="IFX111i"/>
      </w:pPr>
      <w:r w:rsidRPr="006C7840">
        <w:t>not be reverse engineered, decompiled or disassembled by the Recipient; and</w:t>
      </w:r>
    </w:p>
    <w:p w14:paraId="566DF3FA" w14:textId="77777777" w:rsidR="002D128E" w:rsidRPr="006C7840" w:rsidRDefault="008433D2">
      <w:pPr>
        <w:pStyle w:val="IFX111i"/>
      </w:pPr>
      <w:r w:rsidRPr="006C7840">
        <w:t>not be distributed, disclosed, or disseminated in any way or form by the Recipient to anyone except to Authorized Third Parties who have a reasonable need to know such Confidential Information and who are bound to confidentiality by their employment agreements or otherwise not less stringent than under the obligations of this Agreement.</w:t>
      </w:r>
    </w:p>
    <w:p w14:paraId="5335A5D2" w14:textId="77777777" w:rsidR="002D128E" w:rsidRPr="006C7840" w:rsidRDefault="008433D2">
      <w:pPr>
        <w:pStyle w:val="IFX1"/>
      </w:pPr>
      <w:r w:rsidRPr="006C7840">
        <w:t>Exceptions</w:t>
      </w:r>
    </w:p>
    <w:p w14:paraId="4C2747A0" w14:textId="77777777" w:rsidR="002D128E" w:rsidRPr="006C7840" w:rsidRDefault="008433D2">
      <w:pPr>
        <w:pStyle w:val="IFXIndent"/>
      </w:pPr>
      <w:r w:rsidRPr="006C7840">
        <w:t>The obligations as per Section </w:t>
      </w:r>
      <w:r w:rsidRPr="006C7840">
        <w:fldChar w:fldCharType="begin"/>
      </w:r>
      <w:r w:rsidRPr="006C7840">
        <w:instrText xml:space="preserve"> REF _Ref142054113 \w \h </w:instrText>
      </w:r>
      <w:r w:rsidR="006C7840">
        <w:instrText xml:space="preserve"> \* MERGEFORMAT </w:instrText>
      </w:r>
      <w:r w:rsidRPr="006C7840">
        <w:fldChar w:fldCharType="separate"/>
      </w:r>
      <w:r w:rsidRPr="006C7840">
        <w:t>2</w:t>
      </w:r>
      <w:r w:rsidRPr="006C7840">
        <w:fldChar w:fldCharType="end"/>
      </w:r>
      <w:r w:rsidRPr="006C7840">
        <w:t xml:space="preserve"> shall not apply to any information, which the Recipient can demonstrate</w:t>
      </w:r>
    </w:p>
    <w:p w14:paraId="19F392E7" w14:textId="77777777" w:rsidR="002D128E" w:rsidRPr="006C7840" w:rsidRDefault="008433D2">
      <w:pPr>
        <w:pStyle w:val="IFX111i"/>
      </w:pPr>
      <w:r w:rsidRPr="006C7840">
        <w:t xml:space="preserve">is at the time of disclosure already in the public domain or later becomes available to the public domain through no breach by the Recipient of this Agreement, except that Confidential Information shall not be deemed to be in the public domain merely because a part of the Confidential Information is embodied </w:t>
      </w:r>
      <w:r w:rsidRPr="006C7840">
        <w:lastRenderedPageBreak/>
        <w:t xml:space="preserve">in general disclosures or because individual features, components or combinations thereof are now or become known to the </w:t>
      </w:r>
      <w:proofErr w:type="gramStart"/>
      <w:r w:rsidRPr="006C7840">
        <w:t>public;</w:t>
      </w:r>
      <w:proofErr w:type="gramEnd"/>
    </w:p>
    <w:p w14:paraId="3057703A" w14:textId="77777777" w:rsidR="002D128E" w:rsidRPr="006C7840" w:rsidRDefault="008433D2">
      <w:pPr>
        <w:pStyle w:val="IFX111i"/>
      </w:pPr>
      <w:r w:rsidRPr="006C7840">
        <w:t xml:space="preserve">is received by the Recipient from a third party free to lawfully disclose such information to Recipient without obligations of </w:t>
      </w:r>
      <w:proofErr w:type="gramStart"/>
      <w:r w:rsidRPr="006C7840">
        <w:t>confidentiality;</w:t>
      </w:r>
      <w:proofErr w:type="gramEnd"/>
    </w:p>
    <w:p w14:paraId="25791F6A" w14:textId="77777777" w:rsidR="002D128E" w:rsidRPr="006C7840" w:rsidRDefault="008433D2">
      <w:pPr>
        <w:pStyle w:val="IFX111i"/>
      </w:pPr>
      <w:r w:rsidRPr="006C7840">
        <w:t xml:space="preserve">was in the Recipient's lawful possession prior to receipt from the Discloser as evidenced by written </w:t>
      </w:r>
      <w:proofErr w:type="gramStart"/>
      <w:r w:rsidRPr="006C7840">
        <w:t>documentation;</w:t>
      </w:r>
      <w:proofErr w:type="gramEnd"/>
    </w:p>
    <w:p w14:paraId="32B6DDC8" w14:textId="77777777" w:rsidR="002D128E" w:rsidRPr="006C7840" w:rsidRDefault="008433D2">
      <w:pPr>
        <w:pStyle w:val="IFX111i"/>
      </w:pPr>
      <w:r w:rsidRPr="006C7840">
        <w:t xml:space="preserve">is independently developed by the Recipient without the benefit of any of the Discloser's Confidential Information as evidenced by written </w:t>
      </w:r>
      <w:proofErr w:type="gramStart"/>
      <w:r w:rsidRPr="006C7840">
        <w:t>documentation;</w:t>
      </w:r>
      <w:proofErr w:type="gramEnd"/>
    </w:p>
    <w:p w14:paraId="2C6704F2" w14:textId="77777777" w:rsidR="002D128E" w:rsidRPr="006C7840" w:rsidRDefault="008433D2">
      <w:pPr>
        <w:pStyle w:val="IFX111i"/>
      </w:pPr>
      <w:r w:rsidRPr="006C7840">
        <w:t>is approved for release by the Discloser in writing; or</w:t>
      </w:r>
    </w:p>
    <w:p w14:paraId="07356FBD" w14:textId="77777777" w:rsidR="002D128E" w:rsidRPr="006C7840" w:rsidRDefault="008433D2">
      <w:pPr>
        <w:pStyle w:val="IFX111i"/>
      </w:pPr>
      <w:r w:rsidRPr="006C7840">
        <w:t>is required by law to be disclosed in response to a valid order of a court of competent jurisdiction or authorized government agency, provided that the Recipient provides the Discloser prompt notice of the order and at the Discloser's request and expense reasonably cooperates with the Discloser's efforts to receive a protective order or otherwise limit disclosure.</w:t>
      </w:r>
    </w:p>
    <w:p w14:paraId="280C6580" w14:textId="77777777" w:rsidR="002D128E" w:rsidRPr="006C7840" w:rsidRDefault="008433D2">
      <w:pPr>
        <w:pStyle w:val="IFX1"/>
      </w:pPr>
      <w:r w:rsidRPr="006C7840">
        <w:t>Reservation of Rights</w:t>
      </w:r>
    </w:p>
    <w:p w14:paraId="7E9EB00B" w14:textId="77777777" w:rsidR="002D128E" w:rsidRPr="006C7840" w:rsidRDefault="008433D2">
      <w:pPr>
        <w:pStyle w:val="IFXIndent"/>
      </w:pPr>
      <w:r w:rsidRPr="006C7840">
        <w:t xml:space="preserve">All </w:t>
      </w:r>
      <w:smartTag w:uri="schemas-workshare-com/workshare" w:element="confidentialinformationexposure">
        <w:smartTagPr>
          <w:attr w:name="TagType" w:val="5"/>
        </w:smartTagPr>
        <w:r w:rsidRPr="006C7840">
          <w:t>Confidential</w:t>
        </w:r>
      </w:smartTag>
      <w:r w:rsidRPr="006C7840">
        <w:t xml:space="preserve"> Information disclosed pursuant to this Agreement shall remain the property of the Discloser. No license or right of use under any patent or patentable right, copyright, trademark or other proprietary right is granted or conveyed by this Agreement. The disclosure of Confidential Information shall not result in any obligation to grant the Recipient any rights therein.</w:t>
      </w:r>
    </w:p>
    <w:p w14:paraId="28D4A051" w14:textId="77777777" w:rsidR="002D128E" w:rsidRPr="006C7840" w:rsidRDefault="008433D2">
      <w:pPr>
        <w:pStyle w:val="IFX1"/>
      </w:pPr>
      <w:r w:rsidRPr="006C7840">
        <w:t>Warranty / Liability</w:t>
      </w:r>
    </w:p>
    <w:p w14:paraId="001702E5" w14:textId="77777777" w:rsidR="00A2278D" w:rsidRPr="006C7840" w:rsidRDefault="008433D2">
      <w:pPr>
        <w:pStyle w:val="IFXIndent"/>
      </w:pPr>
      <w:bookmarkStart w:id="8" w:name="_Hlk222837894"/>
      <w:bookmarkStart w:id="9" w:name="_Hlk222821514"/>
      <w:r w:rsidRPr="006C7840">
        <w:t xml:space="preserve">No warranties of any kind are </w:t>
      </w:r>
      <w:proofErr w:type="gramStart"/>
      <w:r w:rsidRPr="006C7840">
        <w:t>given</w:t>
      </w:r>
      <w:proofErr w:type="gramEnd"/>
      <w:r w:rsidRPr="006C7840">
        <w:t xml:space="preserve"> and no liability of any kind shall be assumed by the Discloser with respect to any information disclosed under this Agreement or any use thereof. </w:t>
      </w:r>
      <w:proofErr w:type="gramStart"/>
      <w:r w:rsidRPr="006C7840">
        <w:t>Recipient</w:t>
      </w:r>
      <w:proofErr w:type="gramEnd"/>
      <w:r w:rsidRPr="006C7840">
        <w:t xml:space="preserve"> shall be responsible for its Authorized Third Parties' compliance with the terms and conditions of this Agreement and shall be fully liable for any breach of this Agreement by its Authorized Third Parties', whereas any such breach shall be deemed a breach by </w:t>
      </w:r>
      <w:proofErr w:type="gramStart"/>
      <w:r w:rsidRPr="006C7840">
        <w:t>Recipient</w:t>
      </w:r>
      <w:proofErr w:type="gramEnd"/>
      <w:r w:rsidRPr="006C7840">
        <w:t>.</w:t>
      </w:r>
      <w:bookmarkEnd w:id="8"/>
    </w:p>
    <w:p w14:paraId="0DD6B8E7" w14:textId="77777777" w:rsidR="002D128E" w:rsidRPr="006C7840" w:rsidRDefault="008433D2">
      <w:pPr>
        <w:pStyle w:val="IFX1"/>
      </w:pPr>
      <w:bookmarkStart w:id="10" w:name="_Ref31111979"/>
      <w:bookmarkEnd w:id="9"/>
      <w:r w:rsidRPr="006C7840">
        <w:t>Term and Termination</w:t>
      </w:r>
      <w:bookmarkEnd w:id="10"/>
    </w:p>
    <w:p w14:paraId="018021C2" w14:textId="77777777" w:rsidR="002D128E" w:rsidRPr="006C7840" w:rsidRDefault="008433D2">
      <w:pPr>
        <w:pStyle w:val="IFX11"/>
      </w:pPr>
      <w:r w:rsidRPr="006C7840">
        <w:t xml:space="preserve">This Agreement shall </w:t>
      </w:r>
      <w:proofErr w:type="gramStart"/>
      <w:r w:rsidRPr="006C7840">
        <w:t>enter into</w:t>
      </w:r>
      <w:proofErr w:type="gramEnd"/>
      <w:r w:rsidRPr="006C7840">
        <w:t xml:space="preserve"> effect on the Effective Date and shall remain in force for an </w:t>
      </w:r>
      <w:commentRangeStart w:id="11"/>
      <w:r w:rsidRPr="006C7840">
        <w:t xml:space="preserve">unlimited term. </w:t>
      </w:r>
      <w:commentRangeEnd w:id="11"/>
      <w:r w:rsidR="002C778F">
        <w:rPr>
          <w:rStyle w:val="CommentReference"/>
        </w:rPr>
        <w:commentReference w:id="11"/>
      </w:r>
      <w:r w:rsidRPr="006C7840">
        <w:t>Notwithstanding the foregoing, this Agreement may be terminated by a Party with respect to further disclosures upon thirty (30) days prior written notice to the other Party. The obligations accruing prior to termination or expiration as set forth herein shall survive termination or expiration of this Agreement for the term of the Survival Period.</w:t>
      </w:r>
    </w:p>
    <w:p w14:paraId="2B9BB436" w14:textId="77777777" w:rsidR="002D128E" w:rsidRPr="006C7840" w:rsidRDefault="008433D2">
      <w:pPr>
        <w:pStyle w:val="IFX11"/>
      </w:pPr>
      <w:r w:rsidRPr="006C7840">
        <w:t>Discloser's Confidential Information under Recipient's control, along with all copies thereof, shall upon respective request of the Discloser either be returned to the Discloser or be destroyed after termination of this Agreement. Such request shall be notified in writing by the Discloser to the Recipient within ninety (90) days after termination of this Agreement. In case of destruction, the Recipient shall confirm in writing such destruction to the Discloser within six (6) weeks from receipt of the Discloser's request. Notwithstanding the foregoing, the Recipient may retain a copy of the Discloser's Confidential Information for legal, regulatory or corporate governance purposes or stored in computer backups or similar archives, provided that the Recipient does not use the Confidential Information for any other purposes.</w:t>
      </w:r>
    </w:p>
    <w:p w14:paraId="0F5D4DC3" w14:textId="77777777" w:rsidR="002D128E" w:rsidRPr="006C7840" w:rsidRDefault="008433D2">
      <w:pPr>
        <w:pStyle w:val="IFX1"/>
      </w:pPr>
      <w:r w:rsidRPr="006C7840">
        <w:t>Governing Law / Dispute Resolution</w:t>
      </w:r>
    </w:p>
    <w:p w14:paraId="097CEBF3" w14:textId="0E2886C8" w:rsidR="00B330BD" w:rsidRDefault="008433D2">
      <w:pPr>
        <w:pStyle w:val="IFX11"/>
      </w:pPr>
      <w:r>
        <w:t xml:space="preserve">This Agreement shall be governed by and construed in accordance with the law in force in Singapore without reference to its conflict of law provisions. Nothing in this Agreement is intended to grant to any third party any right to enforce any term of this Agreement or to confer on any third party any benefits under this Agreement for the purposes of the Contracts (Rights of Third Parties) Act </w:t>
      </w:r>
      <w:del w:id="12" w:author="Jayaperakash JAYADEVAN (NP)" w:date="2026-03-13T10:16:00Z" w16du:dateUtc="2026-03-13T02:16:00Z">
        <w:r w:rsidDel="00DC7F95">
          <w:delText>(Chapter 53B)</w:delText>
        </w:r>
      </w:del>
      <w:ins w:id="13" w:author="Jayaperakash JAYADEVAN (NP)" w:date="2026-03-13T10:16:00Z" w16du:dateUtc="2026-03-13T02:16:00Z">
        <w:r w:rsidR="00DC7F95">
          <w:t>2001</w:t>
        </w:r>
      </w:ins>
      <w:r>
        <w:t xml:space="preserve"> and any re-enactment thereof, the application of which is hereby expressly excluded.</w:t>
      </w:r>
    </w:p>
    <w:p w14:paraId="18748AA8" w14:textId="77777777" w:rsidR="00AB0A91" w:rsidRDefault="008433D2">
      <w:pPr>
        <w:pStyle w:val="IFX11"/>
      </w:pPr>
      <w:r>
        <w:t>The exclusive place of jurisdiction for all legal disputes arising out of or in connection with this Agreement shall be in the courts of the Republic of Singapore. However, nothing in this Agreement shall preclude either Party from seeking interim measures of protection in any court of competent jurisdiction.</w:t>
      </w:r>
    </w:p>
    <w:p w14:paraId="49F801CB" w14:textId="77777777" w:rsidR="002D128E" w:rsidRPr="006C7840" w:rsidRDefault="008433D2">
      <w:pPr>
        <w:pStyle w:val="IFX1"/>
      </w:pPr>
      <w:r w:rsidRPr="006C7840">
        <w:lastRenderedPageBreak/>
        <w:t>Export Control</w:t>
      </w:r>
    </w:p>
    <w:p w14:paraId="4A69B820" w14:textId="77777777" w:rsidR="00B2730D" w:rsidRDefault="008433D2">
      <w:pPr>
        <w:pStyle w:val="IFXIndent"/>
      </w:pPr>
      <w:r>
        <w:t xml:space="preserve">The exchange of information contemplated herein may be subject to export control laws or regulations. Each Party agrees to comply with all laws and regulations applicable to the use and distribution of the Confidential Information defined herein, including, but not limited to, anti-terrorism and trade regulations. Further, each Party </w:t>
      </w:r>
      <w:proofErr w:type="gramStart"/>
      <w:r>
        <w:t>shall</w:t>
      </w:r>
      <w:proofErr w:type="gramEnd"/>
      <w:r>
        <w:t xml:space="preserve"> inform the other Party before or upon delivery about export control classification numbers, customs declaration information and necessary documentation and data applicable to information exchanged hereunder.</w:t>
      </w:r>
    </w:p>
    <w:p w14:paraId="54C99105" w14:textId="77777777" w:rsidR="002D128E" w:rsidRPr="006C7840" w:rsidRDefault="008433D2">
      <w:pPr>
        <w:pStyle w:val="IFX1"/>
      </w:pPr>
      <w:r w:rsidRPr="006C7840">
        <w:t>Miscellaneous</w:t>
      </w:r>
    </w:p>
    <w:p w14:paraId="53CD4E26" w14:textId="77777777" w:rsidR="006F4FE8" w:rsidRDefault="008433D2">
      <w:pPr>
        <w:pStyle w:val="IFX11"/>
      </w:pPr>
      <w:bookmarkStart w:id="14" w:name="assignment"/>
      <w:r>
        <w:rPr>
          <w:rStyle w:val="IFXBold"/>
        </w:rPr>
        <w:t>No Assignment.</w:t>
      </w:r>
      <w:r>
        <w:t xml:space="preserve"> Neither Party may assign this Agreement, transfer its obligations or assign its rights hereunder without the prior written consent of the other Party.</w:t>
      </w:r>
      <w:bookmarkEnd w:id="14"/>
    </w:p>
    <w:p w14:paraId="063BDFC6" w14:textId="77777777" w:rsidR="006F4FE8" w:rsidRDefault="008433D2">
      <w:pPr>
        <w:pStyle w:val="IFX11"/>
      </w:pPr>
      <w:bookmarkStart w:id="15" w:name="writtenform"/>
      <w:r>
        <w:rPr>
          <w:rStyle w:val="IFXBold"/>
        </w:rPr>
        <w:t>Written form.</w:t>
      </w:r>
      <w:r>
        <w:t xml:space="preserve"> Any additions or amendments to this Agreement shall only be valid if made in writing and signed by the Parties; this written form requirement shall also be considered fulfilled where signatures are exchanged electronically on scanned copies via fax or email (PDF scan), or an electronic signature process is used (e.g. DocuSign</w:t>
      </w:r>
      <w:r w:rsidR="00C666C1">
        <w:t xml:space="preserve">, </w:t>
      </w:r>
      <w:proofErr w:type="spellStart"/>
      <w:r w:rsidR="00C666C1">
        <w:t>BestSign</w:t>
      </w:r>
      <w:proofErr w:type="spellEnd"/>
      <w:r>
        <w:t xml:space="preserve"> or Adobe Sign). This written form requirement can only be waived or changed as set forth in the preceding sentence.</w:t>
      </w:r>
      <w:bookmarkEnd w:id="15"/>
    </w:p>
    <w:p w14:paraId="42046BD9" w14:textId="77777777" w:rsidR="006F4FE8" w:rsidRDefault="008433D2">
      <w:pPr>
        <w:pStyle w:val="IFX11"/>
      </w:pPr>
      <w:r>
        <w:rPr>
          <w:rStyle w:val="IFXBold"/>
        </w:rPr>
        <w:t>Severability.</w:t>
      </w:r>
      <w:r>
        <w:t xml:space="preserve"> The effectiveness of this Agreement shall not be impaired if any provision of this Agreement should be completely or partially invalid or unenforceable. In this case, the Parties shall agree on a provision that meets the economical intention of the invalid or unenforceable provision.</w:t>
      </w:r>
    </w:p>
    <w:p w14:paraId="3EAA3129" w14:textId="77777777" w:rsidR="002D128E" w:rsidRPr="006C7840" w:rsidRDefault="002D128E">
      <w:pPr>
        <w:pStyle w:val="IFX"/>
      </w:pPr>
    </w:p>
    <w:p w14:paraId="222CB6C1" w14:textId="77777777" w:rsidR="00AB0A91" w:rsidRDefault="008433D2">
      <w:pPr>
        <w:pStyle w:val="IFX"/>
        <w:keepNext/>
      </w:pPr>
      <w:r>
        <w:t>IN WITNESS WHEREOF, the Parties hereto have caused this Agreement to be executed by their respective duly authorized representatives:</w:t>
      </w:r>
    </w:p>
    <w:p w14:paraId="286BE12F" w14:textId="77777777" w:rsidR="00AB0A91" w:rsidRDefault="00AB0A91">
      <w:pPr>
        <w:pStyle w:val="IFX"/>
        <w:keepNext/>
      </w:pPr>
    </w:p>
    <w:tbl>
      <w:tblPr>
        <w:tblStyle w:val="TableGridLight"/>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1556"/>
        <w:gridCol w:w="3927"/>
        <w:gridCol w:w="262"/>
        <w:gridCol w:w="4036"/>
      </w:tblGrid>
      <w:tr w:rsidR="00AB0A91" w14:paraId="20B45D80" w14:textId="77777777">
        <w:trPr>
          <w:trHeight w:val="222"/>
        </w:trPr>
        <w:tc>
          <w:tcPr>
            <w:tcW w:w="9781" w:type="dxa"/>
            <w:gridSpan w:val="4"/>
          </w:tcPr>
          <w:p w14:paraId="4DAA7E19" w14:textId="77777777" w:rsidR="00AB0A91" w:rsidRDefault="008433D2">
            <w:pPr>
              <w:pStyle w:val="IFX"/>
              <w:keepNext/>
              <w:rPr>
                <w:b/>
              </w:rPr>
            </w:pPr>
            <w:r>
              <w:rPr>
                <w:b/>
              </w:rPr>
              <w:t>Ngee Ann Polytechnic</w:t>
            </w:r>
          </w:p>
        </w:tc>
      </w:tr>
      <w:tr w:rsidR="00AB0A91" w14:paraId="16EB141F" w14:textId="77777777">
        <w:trPr>
          <w:trHeight w:val="222"/>
        </w:trPr>
        <w:tc>
          <w:tcPr>
            <w:tcW w:w="1518" w:type="dxa"/>
          </w:tcPr>
          <w:p w14:paraId="4273B7DD" w14:textId="77777777" w:rsidR="00AB0A91" w:rsidRDefault="00AB0A91">
            <w:pPr>
              <w:pStyle w:val="IFX"/>
              <w:keepNext/>
            </w:pPr>
          </w:p>
          <w:p w14:paraId="6C61743F" w14:textId="77777777" w:rsidR="00AB0A91" w:rsidRDefault="008433D2">
            <w:pPr>
              <w:pStyle w:val="IFX"/>
              <w:keepNext/>
              <w:rPr>
                <w:rFonts w:ascii="Microsoft JhengHei" w:eastAsia="Microsoft JhengHei" w:hAnsi="Microsoft JhengHei"/>
              </w:rPr>
            </w:pPr>
            <w:r>
              <w:t>Signature:</w:t>
            </w:r>
          </w:p>
        </w:tc>
        <w:tc>
          <w:tcPr>
            <w:tcW w:w="3945" w:type="dxa"/>
            <w:tcBorders>
              <w:bottom w:val="single" w:sz="4" w:space="0" w:color="auto"/>
            </w:tcBorders>
          </w:tcPr>
          <w:p w14:paraId="71B5825B" w14:textId="77777777" w:rsidR="00AB0A91" w:rsidRDefault="00AB0A91">
            <w:pPr>
              <w:pStyle w:val="IFX"/>
              <w:keepNext/>
            </w:pPr>
          </w:p>
        </w:tc>
        <w:tc>
          <w:tcPr>
            <w:tcW w:w="263" w:type="dxa"/>
          </w:tcPr>
          <w:p w14:paraId="5B56C56F" w14:textId="77777777" w:rsidR="00AB0A91" w:rsidRDefault="00AB0A91">
            <w:pPr>
              <w:pStyle w:val="IFX"/>
              <w:keepNext/>
            </w:pPr>
          </w:p>
        </w:tc>
        <w:tc>
          <w:tcPr>
            <w:tcW w:w="4055" w:type="dxa"/>
            <w:tcBorders>
              <w:bottom w:val="single" w:sz="4" w:space="0" w:color="auto"/>
            </w:tcBorders>
          </w:tcPr>
          <w:p w14:paraId="2AE10E37" w14:textId="77777777" w:rsidR="00AB0A91" w:rsidRDefault="00AB0A91">
            <w:pPr>
              <w:pStyle w:val="IFX"/>
              <w:keepNext/>
            </w:pPr>
          </w:p>
        </w:tc>
      </w:tr>
      <w:tr w:rsidR="00AB0A91" w14:paraId="299816AB" w14:textId="77777777">
        <w:trPr>
          <w:trHeight w:val="172"/>
        </w:trPr>
        <w:tc>
          <w:tcPr>
            <w:tcW w:w="1559" w:type="dxa"/>
          </w:tcPr>
          <w:p w14:paraId="536FAF52" w14:textId="77777777" w:rsidR="00AB0A91" w:rsidRDefault="00AB0A91">
            <w:pPr>
              <w:pStyle w:val="IFX"/>
              <w:keepNext/>
            </w:pPr>
          </w:p>
          <w:p w14:paraId="7EA5B041" w14:textId="77777777" w:rsidR="00AB0A91" w:rsidRDefault="008433D2">
            <w:pPr>
              <w:pStyle w:val="IFX"/>
              <w:keepNext/>
            </w:pPr>
            <w:r>
              <w:t>Printed Name:</w:t>
            </w:r>
          </w:p>
        </w:tc>
        <w:tc>
          <w:tcPr>
            <w:tcW w:w="3945" w:type="dxa"/>
            <w:tcBorders>
              <w:top w:val="single" w:sz="4" w:space="0" w:color="auto"/>
              <w:bottom w:val="single" w:sz="4" w:space="0" w:color="auto"/>
            </w:tcBorders>
          </w:tcPr>
          <w:p w14:paraId="3567BB27" w14:textId="77777777" w:rsidR="00AB0A91" w:rsidRDefault="00AB0A91">
            <w:pPr>
              <w:pStyle w:val="IFX"/>
              <w:keepNext/>
            </w:pPr>
          </w:p>
        </w:tc>
        <w:tc>
          <w:tcPr>
            <w:tcW w:w="263" w:type="dxa"/>
          </w:tcPr>
          <w:p w14:paraId="6783A5A7" w14:textId="77777777" w:rsidR="00AB0A91" w:rsidRDefault="00AB0A91">
            <w:pPr>
              <w:pStyle w:val="IFX"/>
              <w:keepNext/>
            </w:pPr>
          </w:p>
        </w:tc>
        <w:tc>
          <w:tcPr>
            <w:tcW w:w="4055" w:type="dxa"/>
            <w:tcBorders>
              <w:top w:val="single" w:sz="4" w:space="0" w:color="auto"/>
              <w:bottom w:val="single" w:sz="4" w:space="0" w:color="auto"/>
            </w:tcBorders>
          </w:tcPr>
          <w:p w14:paraId="4076D361" w14:textId="77777777" w:rsidR="00AB0A91" w:rsidRDefault="00AB0A91">
            <w:pPr>
              <w:pStyle w:val="IFX"/>
              <w:keepNext/>
            </w:pPr>
          </w:p>
        </w:tc>
      </w:tr>
      <w:tr w:rsidR="00AB0A91" w14:paraId="35DE5E26" w14:textId="77777777">
        <w:trPr>
          <w:trHeight w:val="190"/>
        </w:trPr>
        <w:tc>
          <w:tcPr>
            <w:tcW w:w="1559" w:type="dxa"/>
          </w:tcPr>
          <w:p w14:paraId="4AAA5D36" w14:textId="77777777" w:rsidR="00AB0A91" w:rsidRDefault="00AB0A91">
            <w:pPr>
              <w:pStyle w:val="IFX"/>
              <w:keepNext/>
            </w:pPr>
          </w:p>
          <w:p w14:paraId="04C6B836" w14:textId="77777777" w:rsidR="00AB0A91" w:rsidRDefault="008433D2">
            <w:pPr>
              <w:pStyle w:val="IFX"/>
              <w:keepNext/>
            </w:pPr>
            <w:r>
              <w:t>Title:</w:t>
            </w:r>
          </w:p>
        </w:tc>
        <w:tc>
          <w:tcPr>
            <w:tcW w:w="3945" w:type="dxa"/>
            <w:tcBorders>
              <w:top w:val="single" w:sz="4" w:space="0" w:color="auto"/>
              <w:bottom w:val="single" w:sz="4" w:space="0" w:color="auto"/>
            </w:tcBorders>
          </w:tcPr>
          <w:p w14:paraId="5695B00E" w14:textId="77777777" w:rsidR="00AB0A91" w:rsidRDefault="00AB0A91">
            <w:pPr>
              <w:pStyle w:val="IFX"/>
              <w:keepNext/>
            </w:pPr>
          </w:p>
        </w:tc>
        <w:tc>
          <w:tcPr>
            <w:tcW w:w="263" w:type="dxa"/>
          </w:tcPr>
          <w:p w14:paraId="478FEB04" w14:textId="77777777" w:rsidR="00AB0A91" w:rsidRDefault="00AB0A91">
            <w:pPr>
              <w:pStyle w:val="IFX"/>
              <w:keepNext/>
            </w:pPr>
          </w:p>
        </w:tc>
        <w:tc>
          <w:tcPr>
            <w:tcW w:w="4055" w:type="dxa"/>
            <w:tcBorders>
              <w:top w:val="single" w:sz="4" w:space="0" w:color="auto"/>
              <w:bottom w:val="single" w:sz="4" w:space="0" w:color="auto"/>
            </w:tcBorders>
          </w:tcPr>
          <w:p w14:paraId="7737E1CD" w14:textId="77777777" w:rsidR="00AB0A91" w:rsidRDefault="00AB0A91">
            <w:pPr>
              <w:pStyle w:val="IFX"/>
              <w:keepNext/>
            </w:pPr>
          </w:p>
        </w:tc>
      </w:tr>
      <w:tr w:rsidR="00AB0A91" w14:paraId="7DFCA88B" w14:textId="77777777">
        <w:trPr>
          <w:trHeight w:val="74"/>
        </w:trPr>
        <w:tc>
          <w:tcPr>
            <w:tcW w:w="1559" w:type="dxa"/>
          </w:tcPr>
          <w:p w14:paraId="2ECEA834" w14:textId="77777777" w:rsidR="00AB0A91" w:rsidRDefault="00AB0A91">
            <w:pPr>
              <w:pStyle w:val="IFX"/>
              <w:keepNext/>
            </w:pPr>
          </w:p>
          <w:p w14:paraId="4917A8E8" w14:textId="77777777" w:rsidR="00AB0A91" w:rsidRDefault="008433D2">
            <w:pPr>
              <w:pStyle w:val="IFX"/>
              <w:keepNext/>
            </w:pPr>
            <w:r>
              <w:t>Date:</w:t>
            </w:r>
          </w:p>
        </w:tc>
        <w:tc>
          <w:tcPr>
            <w:tcW w:w="3945" w:type="dxa"/>
            <w:tcBorders>
              <w:top w:val="single" w:sz="4" w:space="0" w:color="auto"/>
              <w:bottom w:val="single" w:sz="4" w:space="0" w:color="auto"/>
            </w:tcBorders>
          </w:tcPr>
          <w:p w14:paraId="2BB7BA34" w14:textId="77777777" w:rsidR="00AB0A91" w:rsidRDefault="00AB0A91">
            <w:pPr>
              <w:pStyle w:val="IFX"/>
              <w:keepNext/>
            </w:pPr>
          </w:p>
        </w:tc>
        <w:tc>
          <w:tcPr>
            <w:tcW w:w="263" w:type="dxa"/>
          </w:tcPr>
          <w:p w14:paraId="426F2246" w14:textId="77777777" w:rsidR="00AB0A91" w:rsidRDefault="00AB0A91">
            <w:pPr>
              <w:pStyle w:val="IFX"/>
              <w:keepNext/>
            </w:pPr>
          </w:p>
        </w:tc>
        <w:tc>
          <w:tcPr>
            <w:tcW w:w="4055" w:type="dxa"/>
            <w:tcBorders>
              <w:top w:val="single" w:sz="4" w:space="0" w:color="auto"/>
              <w:bottom w:val="single" w:sz="4" w:space="0" w:color="auto"/>
            </w:tcBorders>
          </w:tcPr>
          <w:p w14:paraId="3C82B8E9" w14:textId="77777777" w:rsidR="00AB0A91" w:rsidRDefault="00AB0A91">
            <w:pPr>
              <w:pStyle w:val="IFX"/>
              <w:keepNext/>
            </w:pPr>
          </w:p>
        </w:tc>
      </w:tr>
    </w:tbl>
    <w:p w14:paraId="60DADDE5" w14:textId="77777777" w:rsidR="00AB0A91" w:rsidRDefault="00AB0A91">
      <w:pPr>
        <w:pStyle w:val="IFX"/>
      </w:pPr>
    </w:p>
    <w:p w14:paraId="477F8EB4" w14:textId="77777777" w:rsidR="00AB0A91" w:rsidRDefault="00AB0A91">
      <w:pPr>
        <w:pStyle w:val="IFX"/>
      </w:pPr>
    </w:p>
    <w:tbl>
      <w:tblPr>
        <w:tblStyle w:val="TableGridLight"/>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1556"/>
        <w:gridCol w:w="3927"/>
        <w:gridCol w:w="262"/>
        <w:gridCol w:w="4036"/>
      </w:tblGrid>
      <w:tr w:rsidR="00AB0A91" w14:paraId="2573D03C" w14:textId="77777777">
        <w:trPr>
          <w:trHeight w:val="222"/>
        </w:trPr>
        <w:tc>
          <w:tcPr>
            <w:tcW w:w="9781" w:type="dxa"/>
            <w:gridSpan w:val="4"/>
          </w:tcPr>
          <w:p w14:paraId="03927A8B" w14:textId="77777777" w:rsidR="00AB0A91" w:rsidRDefault="008433D2">
            <w:pPr>
              <w:pStyle w:val="IFX"/>
              <w:keepNext/>
              <w:rPr>
                <w:b/>
              </w:rPr>
            </w:pPr>
            <w:r>
              <w:rPr>
                <w:b/>
              </w:rPr>
              <w:lastRenderedPageBreak/>
              <w:t>Infineon Technologies Asia Pacific Pte Ltd</w:t>
            </w:r>
          </w:p>
        </w:tc>
      </w:tr>
      <w:tr w:rsidR="00AB0A91" w14:paraId="1F110D7C" w14:textId="77777777">
        <w:trPr>
          <w:trHeight w:val="222"/>
        </w:trPr>
        <w:tc>
          <w:tcPr>
            <w:tcW w:w="1518" w:type="dxa"/>
          </w:tcPr>
          <w:p w14:paraId="670847F0" w14:textId="77777777" w:rsidR="00AB0A91" w:rsidRDefault="00AB0A91">
            <w:pPr>
              <w:pStyle w:val="IFX"/>
              <w:keepNext/>
            </w:pPr>
          </w:p>
          <w:p w14:paraId="43BCC097" w14:textId="77777777" w:rsidR="00AB0A91" w:rsidRDefault="008433D2">
            <w:pPr>
              <w:pStyle w:val="IFX"/>
              <w:keepNext/>
              <w:rPr>
                <w:rFonts w:ascii="Microsoft JhengHei" w:eastAsia="Microsoft JhengHei" w:hAnsi="Microsoft JhengHei"/>
              </w:rPr>
            </w:pPr>
            <w:r>
              <w:t>Signature:</w:t>
            </w:r>
          </w:p>
        </w:tc>
        <w:tc>
          <w:tcPr>
            <w:tcW w:w="3945" w:type="dxa"/>
            <w:tcBorders>
              <w:bottom w:val="single" w:sz="4" w:space="0" w:color="auto"/>
            </w:tcBorders>
          </w:tcPr>
          <w:p w14:paraId="3B354B1B" w14:textId="77777777" w:rsidR="00AB0A91" w:rsidRDefault="00AB0A91">
            <w:pPr>
              <w:pStyle w:val="IFX"/>
              <w:keepNext/>
            </w:pPr>
          </w:p>
        </w:tc>
        <w:tc>
          <w:tcPr>
            <w:tcW w:w="263" w:type="dxa"/>
          </w:tcPr>
          <w:p w14:paraId="068F1404" w14:textId="77777777" w:rsidR="00AB0A91" w:rsidRDefault="00AB0A91">
            <w:pPr>
              <w:pStyle w:val="IFX"/>
              <w:keepNext/>
            </w:pPr>
          </w:p>
        </w:tc>
        <w:tc>
          <w:tcPr>
            <w:tcW w:w="4055" w:type="dxa"/>
            <w:tcBorders>
              <w:bottom w:val="single" w:sz="4" w:space="0" w:color="auto"/>
            </w:tcBorders>
          </w:tcPr>
          <w:p w14:paraId="39FFA2B0" w14:textId="77777777" w:rsidR="00AB0A91" w:rsidRDefault="00AB0A91">
            <w:pPr>
              <w:pStyle w:val="IFX"/>
              <w:keepNext/>
            </w:pPr>
          </w:p>
        </w:tc>
      </w:tr>
      <w:tr w:rsidR="00AB0A91" w14:paraId="0F6FE9E9" w14:textId="77777777">
        <w:trPr>
          <w:trHeight w:val="172"/>
        </w:trPr>
        <w:tc>
          <w:tcPr>
            <w:tcW w:w="1559" w:type="dxa"/>
          </w:tcPr>
          <w:p w14:paraId="6C3F15D3" w14:textId="77777777" w:rsidR="00AB0A91" w:rsidRDefault="00AB0A91">
            <w:pPr>
              <w:pStyle w:val="IFX"/>
              <w:keepNext/>
            </w:pPr>
          </w:p>
          <w:p w14:paraId="4B35404E" w14:textId="77777777" w:rsidR="00AB0A91" w:rsidRDefault="008433D2">
            <w:pPr>
              <w:pStyle w:val="IFX"/>
              <w:keepNext/>
            </w:pPr>
            <w:r>
              <w:t>Printed Name:</w:t>
            </w:r>
          </w:p>
        </w:tc>
        <w:tc>
          <w:tcPr>
            <w:tcW w:w="3945" w:type="dxa"/>
            <w:tcBorders>
              <w:top w:val="single" w:sz="4" w:space="0" w:color="auto"/>
              <w:bottom w:val="single" w:sz="4" w:space="0" w:color="auto"/>
            </w:tcBorders>
          </w:tcPr>
          <w:p w14:paraId="54F0C587" w14:textId="77777777" w:rsidR="00AB0A91" w:rsidRDefault="00AB0A91">
            <w:pPr>
              <w:pStyle w:val="IFX"/>
              <w:keepNext/>
            </w:pPr>
          </w:p>
        </w:tc>
        <w:tc>
          <w:tcPr>
            <w:tcW w:w="263" w:type="dxa"/>
          </w:tcPr>
          <w:p w14:paraId="33D6BA0A" w14:textId="77777777" w:rsidR="00AB0A91" w:rsidRDefault="00AB0A91">
            <w:pPr>
              <w:pStyle w:val="IFX"/>
              <w:keepNext/>
            </w:pPr>
          </w:p>
        </w:tc>
        <w:tc>
          <w:tcPr>
            <w:tcW w:w="4055" w:type="dxa"/>
            <w:tcBorders>
              <w:top w:val="single" w:sz="4" w:space="0" w:color="auto"/>
              <w:bottom w:val="single" w:sz="4" w:space="0" w:color="auto"/>
            </w:tcBorders>
          </w:tcPr>
          <w:p w14:paraId="4FABDDFC" w14:textId="77777777" w:rsidR="00AB0A91" w:rsidRDefault="00AB0A91">
            <w:pPr>
              <w:pStyle w:val="IFX"/>
              <w:keepNext/>
            </w:pPr>
          </w:p>
        </w:tc>
      </w:tr>
      <w:tr w:rsidR="00AB0A91" w14:paraId="472F3F2C" w14:textId="77777777">
        <w:trPr>
          <w:trHeight w:val="190"/>
        </w:trPr>
        <w:tc>
          <w:tcPr>
            <w:tcW w:w="1559" w:type="dxa"/>
          </w:tcPr>
          <w:p w14:paraId="536D4F8F" w14:textId="77777777" w:rsidR="00AB0A91" w:rsidRDefault="00AB0A91">
            <w:pPr>
              <w:pStyle w:val="IFX"/>
              <w:keepNext/>
            </w:pPr>
          </w:p>
          <w:p w14:paraId="2391F878" w14:textId="77777777" w:rsidR="00AB0A91" w:rsidRDefault="008433D2">
            <w:pPr>
              <w:pStyle w:val="IFX"/>
              <w:keepNext/>
            </w:pPr>
            <w:r>
              <w:t>Title:</w:t>
            </w:r>
          </w:p>
        </w:tc>
        <w:tc>
          <w:tcPr>
            <w:tcW w:w="3945" w:type="dxa"/>
            <w:tcBorders>
              <w:top w:val="single" w:sz="4" w:space="0" w:color="auto"/>
              <w:bottom w:val="single" w:sz="4" w:space="0" w:color="auto"/>
            </w:tcBorders>
          </w:tcPr>
          <w:p w14:paraId="31F5CD11" w14:textId="77777777" w:rsidR="00AB0A91" w:rsidRDefault="00AB0A91">
            <w:pPr>
              <w:pStyle w:val="IFX"/>
              <w:keepNext/>
            </w:pPr>
          </w:p>
        </w:tc>
        <w:tc>
          <w:tcPr>
            <w:tcW w:w="263" w:type="dxa"/>
          </w:tcPr>
          <w:p w14:paraId="3DC8C4DE" w14:textId="77777777" w:rsidR="00AB0A91" w:rsidRDefault="00AB0A91">
            <w:pPr>
              <w:pStyle w:val="IFX"/>
              <w:keepNext/>
            </w:pPr>
          </w:p>
        </w:tc>
        <w:tc>
          <w:tcPr>
            <w:tcW w:w="4055" w:type="dxa"/>
            <w:tcBorders>
              <w:top w:val="single" w:sz="4" w:space="0" w:color="auto"/>
              <w:bottom w:val="single" w:sz="4" w:space="0" w:color="auto"/>
            </w:tcBorders>
          </w:tcPr>
          <w:p w14:paraId="5A353B42" w14:textId="77777777" w:rsidR="00AB0A91" w:rsidRDefault="00AB0A91">
            <w:pPr>
              <w:pStyle w:val="IFX"/>
              <w:keepNext/>
            </w:pPr>
          </w:p>
        </w:tc>
      </w:tr>
      <w:tr w:rsidR="00AB0A91" w14:paraId="19E77EA6" w14:textId="77777777">
        <w:trPr>
          <w:trHeight w:val="74"/>
        </w:trPr>
        <w:tc>
          <w:tcPr>
            <w:tcW w:w="1559" w:type="dxa"/>
          </w:tcPr>
          <w:p w14:paraId="7A975FE9" w14:textId="77777777" w:rsidR="00AB0A91" w:rsidRDefault="00AB0A91">
            <w:pPr>
              <w:pStyle w:val="IFX"/>
              <w:keepNext/>
            </w:pPr>
          </w:p>
          <w:p w14:paraId="1C476130" w14:textId="77777777" w:rsidR="00AB0A91" w:rsidRDefault="008433D2">
            <w:pPr>
              <w:pStyle w:val="IFX"/>
              <w:keepNext/>
            </w:pPr>
            <w:r>
              <w:t>Date:</w:t>
            </w:r>
          </w:p>
        </w:tc>
        <w:tc>
          <w:tcPr>
            <w:tcW w:w="3945" w:type="dxa"/>
            <w:tcBorders>
              <w:top w:val="single" w:sz="4" w:space="0" w:color="auto"/>
              <w:bottom w:val="single" w:sz="4" w:space="0" w:color="auto"/>
            </w:tcBorders>
          </w:tcPr>
          <w:p w14:paraId="79682582" w14:textId="77777777" w:rsidR="00AB0A91" w:rsidRDefault="00AB0A91">
            <w:pPr>
              <w:pStyle w:val="IFX"/>
              <w:keepNext/>
            </w:pPr>
          </w:p>
        </w:tc>
        <w:tc>
          <w:tcPr>
            <w:tcW w:w="263" w:type="dxa"/>
          </w:tcPr>
          <w:p w14:paraId="2B73D979" w14:textId="77777777" w:rsidR="00AB0A91" w:rsidRDefault="00AB0A91">
            <w:pPr>
              <w:pStyle w:val="IFX"/>
              <w:keepNext/>
            </w:pPr>
          </w:p>
        </w:tc>
        <w:tc>
          <w:tcPr>
            <w:tcW w:w="4055" w:type="dxa"/>
            <w:tcBorders>
              <w:top w:val="single" w:sz="4" w:space="0" w:color="auto"/>
              <w:bottom w:val="single" w:sz="4" w:space="0" w:color="auto"/>
            </w:tcBorders>
          </w:tcPr>
          <w:p w14:paraId="166ACA81" w14:textId="77777777" w:rsidR="00AB0A91" w:rsidRDefault="00AB0A91">
            <w:pPr>
              <w:pStyle w:val="IFX"/>
              <w:keepNext/>
            </w:pPr>
          </w:p>
        </w:tc>
      </w:tr>
    </w:tbl>
    <w:p w14:paraId="60F25A3A" w14:textId="77777777" w:rsidR="002D128E" w:rsidRPr="006C7840" w:rsidRDefault="002D128E">
      <w:pPr>
        <w:pStyle w:val="IFX"/>
      </w:pPr>
    </w:p>
    <w:sectPr w:rsidR="002D128E" w:rsidRPr="006C7840">
      <w:headerReference w:type="even" r:id="rId14"/>
      <w:headerReference w:type="default" r:id="rId15"/>
      <w:footerReference w:type="even" r:id="rId16"/>
      <w:footerReference w:type="default" r:id="rId17"/>
      <w:headerReference w:type="first" r:id="rId18"/>
      <w:footerReference w:type="first" r:id="rId19"/>
      <w:pgSz w:w="11907" w:h="16840" w:code="9"/>
      <w:pgMar w:top="1134" w:right="851" w:bottom="851" w:left="851" w:header="454" w:footer="454" w:gutter="0"/>
      <w:paperSrc w:first="7" w:other="7"/>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Benjamin WING (NP)" w:date="2026-03-13T14:21:00Z" w:initials="BW">
    <w:p w14:paraId="7566BD05" w14:textId="77777777" w:rsidR="002C778F" w:rsidRDefault="002C778F" w:rsidP="002C778F">
      <w:pPr>
        <w:pStyle w:val="CommentText"/>
      </w:pPr>
      <w:r>
        <w:rPr>
          <w:rStyle w:val="CommentReference"/>
        </w:rPr>
        <w:annotationRef/>
      </w:r>
      <w:r>
        <w:t>Propose end date 12 months from project completion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66BD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99344A" w16cex:dateUtc="2026-03-13T0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66BD05" w16cid:durableId="1B9934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4CDB3" w14:textId="77777777" w:rsidR="00AB0A91" w:rsidRDefault="008433D2">
      <w:pPr>
        <w:spacing w:before="0" w:line="240" w:lineRule="auto"/>
      </w:pPr>
      <w:r>
        <w:separator/>
      </w:r>
    </w:p>
  </w:endnote>
  <w:endnote w:type="continuationSeparator" w:id="0">
    <w:p w14:paraId="62EB5E24" w14:textId="77777777" w:rsidR="00AB0A91" w:rsidRDefault="008433D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0DA1" w14:textId="77777777" w:rsidR="002D128E" w:rsidRDefault="008433D2">
    <w:pPr>
      <w:framePr w:wrap="around" w:vAnchor="text" w:hAnchor="margin" w:xAlign="center" w:y="1"/>
    </w:pPr>
    <w:r>
      <w:fldChar w:fldCharType="begin"/>
    </w:r>
    <w:r>
      <w:instrText xml:space="preserve">PAGE  </w:instrText>
    </w:r>
    <w:r>
      <w:fldChar w:fldCharType="separate"/>
    </w:r>
    <w:r>
      <w:rPr>
        <w:noProof/>
      </w:rPr>
      <w:t>10</w:t>
    </w:r>
    <w:r>
      <w:fldChar w:fldCharType="end"/>
    </w:r>
  </w:p>
  <w:p w14:paraId="1EFC9223" w14:textId="77777777" w:rsidR="002D128E" w:rsidRDefault="002D128E">
    <w:pPr>
      <w:ind w:right="360"/>
    </w:pPr>
  </w:p>
  <w:p w14:paraId="5A7F087B" w14:textId="77777777" w:rsidR="002D128E" w:rsidRDefault="002D128E"/>
  <w:p w14:paraId="56752BC3" w14:textId="77777777" w:rsidR="002D128E" w:rsidRDefault="002D128E">
    <w:pPr>
      <w:pStyle w:val="IFX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BE018" w14:textId="77777777" w:rsidR="002D128E" w:rsidRDefault="008433D2">
    <w:pPr>
      <w:pStyle w:val="IFXHeaderFooter"/>
      <w:tabs>
        <w:tab w:val="clear" w:pos="4961"/>
        <w:tab w:val="clear" w:pos="9923"/>
        <w:tab w:val="right" w:pos="10205"/>
      </w:tabs>
    </w:pPr>
    <w:r>
      <w:t>Ngee Ann Polytechnic_IFAP_2026-09-01_NDA_Unlimited</w:t>
    </w:r>
    <w:r>
      <w:tab/>
      <w:t xml:space="preserve">Page </w:t>
    </w:r>
    <w:r>
      <w:fldChar w:fldCharType="begin"/>
    </w:r>
    <w:r>
      <w:instrText xml:space="preserve"> PAGE   \* MERGEFORMAT </w:instrText>
    </w:r>
    <w:r>
      <w:fldChar w:fldCharType="separate"/>
    </w:r>
    <w:r>
      <w:rPr>
        <w:noProof/>
      </w:rPr>
      <w:t>4</w:t>
    </w:r>
    <w:r>
      <w:fldChar w:fldCharType="end"/>
    </w:r>
    <w:r>
      <w:t xml:space="preserve"> of </w:t>
    </w:r>
    <w:r>
      <w:rPr>
        <w:noProof/>
      </w:rPr>
      <w:fldChar w:fldCharType="begin"/>
    </w:r>
    <w:r>
      <w:rPr>
        <w:noProof/>
      </w:rPr>
      <w:instrText xml:space="preserve"> NUMPAGES   \* MERGEFORMAT </w:instrText>
    </w:r>
    <w:r>
      <w:rPr>
        <w:noProof/>
      </w:rPr>
      <w:fldChar w:fldCharType="separate"/>
    </w:r>
    <w:r>
      <w:rPr>
        <w:noProof/>
      </w:rPr>
      <w:t>4</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6DA12" w14:textId="77777777" w:rsidR="002D128E" w:rsidRDefault="008433D2">
    <w:pPr>
      <w:pStyle w:val="IFXHeaderFooter"/>
      <w:tabs>
        <w:tab w:val="clear" w:pos="4961"/>
        <w:tab w:val="clear" w:pos="9923"/>
        <w:tab w:val="right" w:pos="10205"/>
      </w:tabs>
    </w:pPr>
    <w:r>
      <w:t>Ngee Ann Polytechnic_IFAP_2026-09-01_NDA_Unlimited</w:t>
    </w:r>
    <w:r>
      <w:tab/>
      <w:t xml:space="preserve">Page </w:t>
    </w:r>
    <w:r>
      <w:fldChar w:fldCharType="begin"/>
    </w:r>
    <w:r>
      <w:instrText xml:space="preserve"> PAGE   \* MERGEFORMAT </w:instrText>
    </w:r>
    <w:r>
      <w:fldChar w:fldCharType="separate"/>
    </w:r>
    <w:r>
      <w:rPr>
        <w:noProof/>
      </w:rPr>
      <w:t>1</w:t>
    </w:r>
    <w:r>
      <w:fldChar w:fldCharType="end"/>
    </w:r>
    <w:r>
      <w:t xml:space="preserve"> of </w:t>
    </w:r>
    <w:r>
      <w:rPr>
        <w:noProof/>
      </w:rPr>
      <w:fldChar w:fldCharType="begin"/>
    </w:r>
    <w:r>
      <w:rPr>
        <w:noProof/>
      </w:rPr>
      <w:instrText xml:space="preserve"> NUMPAGES   \* MERGEFORMAT </w:instrText>
    </w:r>
    <w:r>
      <w:rPr>
        <w:noProof/>
      </w:rPr>
      <w:fldChar w:fldCharType="separate"/>
    </w:r>
    <w:r>
      <w:rPr>
        <w:noProof/>
      </w:rPr>
      <w:t>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42E3F" w14:textId="77777777" w:rsidR="00AB0A91" w:rsidRDefault="008433D2">
      <w:pPr>
        <w:spacing w:before="0" w:line="240" w:lineRule="auto"/>
      </w:pPr>
      <w:r>
        <w:separator/>
      </w:r>
    </w:p>
  </w:footnote>
  <w:footnote w:type="continuationSeparator" w:id="0">
    <w:p w14:paraId="4D141F31" w14:textId="77777777" w:rsidR="00AB0A91" w:rsidRDefault="008433D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3DFB0" w14:textId="7F487FF6" w:rsidR="002D128E" w:rsidRDefault="00E65546">
    <w:r>
      <w:rPr>
        <w:noProof/>
      </w:rPr>
      <mc:AlternateContent>
        <mc:Choice Requires="wps">
          <w:drawing>
            <wp:anchor distT="0" distB="0" distL="0" distR="0" simplePos="0" relativeHeight="251659264" behindDoc="0" locked="0" layoutInCell="1" allowOverlap="1" wp14:anchorId="1B620EBC" wp14:editId="32421CA5">
              <wp:simplePos x="635" y="635"/>
              <wp:positionH relativeFrom="page">
                <wp:align>left</wp:align>
              </wp:positionH>
              <wp:positionV relativeFrom="page">
                <wp:align>top</wp:align>
              </wp:positionV>
              <wp:extent cx="2929890" cy="471170"/>
              <wp:effectExtent l="0" t="0" r="3810" b="5080"/>
              <wp:wrapNone/>
              <wp:docPr id="1589176685" name="Text Box 2"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29890" cy="471170"/>
                      </a:xfrm>
                      <a:prstGeom prst="rect">
                        <a:avLst/>
                      </a:prstGeom>
                      <a:noFill/>
                      <a:ln>
                        <a:noFill/>
                      </a:ln>
                    </wps:spPr>
                    <wps:txbx>
                      <w:txbxContent>
                        <w:p w14:paraId="2F3684C7" w14:textId="599084A2" w:rsidR="00E65546" w:rsidRPr="00E65546" w:rsidRDefault="00E65546" w:rsidP="00E65546">
                          <w:pPr>
                            <w:rPr>
                              <w:rFonts w:ascii="Aptos" w:eastAsia="Aptos" w:hAnsi="Aptos" w:cs="Aptos"/>
                              <w:noProof/>
                              <w:color w:val="000000"/>
                              <w:sz w:val="22"/>
                              <w:szCs w:val="22"/>
                            </w:rPr>
                          </w:pPr>
                          <w:r w:rsidRPr="00E65546">
                            <w:rPr>
                              <w:rFonts w:ascii="Aptos" w:eastAsia="Aptos" w:hAnsi="Aptos" w:cs="Aptos"/>
                              <w:noProof/>
                              <w:color w:val="000000"/>
                              <w:sz w:val="22"/>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B620EBC" id="_x0000_t202" coordsize="21600,21600" o:spt="202" path="m,l,21600r21600,l21600,xe">
              <v:stroke joinstyle="miter"/>
              <v:path gradientshapeok="t" o:connecttype="rect"/>
            </v:shapetype>
            <v:shape id="Text Box 2" o:spid="_x0000_s1026" type="#_x0000_t202" alt="                    Official (Closed) - Sensitive Normal" style="position:absolute;margin-left:0;margin-top:0;width:230.7pt;height:37.1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" filled="f" stroked="f">
              <v:fill o:detectmouseclick="t"/>
              <v:textbox style="mso-fit-shape-to-text:t" inset="20pt,15pt,0,0">
                <w:txbxContent>
                  <w:p w14:paraId="2F3684C7" w14:textId="599084A2" w:rsidR="00E65546" w:rsidRPr="00E65546" w:rsidRDefault="00E65546" w:rsidP="00E65546">
                    <w:pPr>
                      <w:rPr>
                        <w:rFonts w:ascii="Aptos" w:eastAsia="Aptos" w:hAnsi="Aptos" w:cs="Aptos"/>
                        <w:noProof/>
                        <w:color w:val="000000"/>
                        <w:sz w:val="22"/>
                        <w:szCs w:val="22"/>
                      </w:rPr>
                    </w:pPr>
                    <w:r w:rsidRPr="00E65546">
                      <w:rPr>
                        <w:rFonts w:ascii="Aptos" w:eastAsia="Aptos" w:hAnsi="Aptos" w:cs="Aptos"/>
                        <w:noProof/>
                        <w:color w:val="000000"/>
                        <w:sz w:val="22"/>
                        <w:szCs w:val="22"/>
                      </w:rPr>
                      <w:t xml:space="preserve">                    Official (Closed) - Sensitive Normal</w:t>
                    </w:r>
                  </w:p>
                </w:txbxContent>
              </v:textbox>
              <w10:wrap anchorx="page" anchory="page"/>
            </v:shape>
          </w:pict>
        </mc:Fallback>
      </mc:AlternateContent>
    </w:r>
  </w:p>
  <w:p w14:paraId="2A692DA5" w14:textId="77777777" w:rsidR="002D128E" w:rsidRDefault="002D128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DA236" w14:textId="2FADE194" w:rsidR="002D128E" w:rsidRDefault="00E65546">
    <w:pPr>
      <w:pStyle w:val="Header"/>
      <w:tabs>
        <w:tab w:val="clear" w:pos="4680"/>
        <w:tab w:val="clear" w:pos="9360"/>
      </w:tabs>
      <w:jc w:val="center"/>
      <w:rPr>
        <w:rStyle w:val="IFXItalic"/>
        <w:i w:val="0"/>
      </w:rPr>
    </w:pPr>
    <w:r>
      <w:rPr>
        <w:noProof/>
      </w:rPr>
      <mc:AlternateContent>
        <mc:Choice Requires="wps">
          <w:drawing>
            <wp:anchor distT="0" distB="0" distL="0" distR="0" simplePos="0" relativeHeight="251660288" behindDoc="0" locked="0" layoutInCell="1" allowOverlap="1" wp14:anchorId="3CB3AD14" wp14:editId="5A0AE37B">
              <wp:simplePos x="635" y="635"/>
              <wp:positionH relativeFrom="page">
                <wp:align>left</wp:align>
              </wp:positionH>
              <wp:positionV relativeFrom="page">
                <wp:align>top</wp:align>
              </wp:positionV>
              <wp:extent cx="2929890" cy="471170"/>
              <wp:effectExtent l="0" t="0" r="3810" b="5080"/>
              <wp:wrapNone/>
              <wp:docPr id="257977014" name="Text Box 3"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29890" cy="471170"/>
                      </a:xfrm>
                      <a:prstGeom prst="rect">
                        <a:avLst/>
                      </a:prstGeom>
                      <a:noFill/>
                      <a:ln>
                        <a:noFill/>
                      </a:ln>
                    </wps:spPr>
                    <wps:txbx>
                      <w:txbxContent>
                        <w:p w14:paraId="3B6FCAF6" w14:textId="4ACA0460" w:rsidR="00E65546" w:rsidRPr="00E65546" w:rsidRDefault="00E65546" w:rsidP="00E65546">
                          <w:pPr>
                            <w:rPr>
                              <w:rFonts w:ascii="Aptos" w:eastAsia="Aptos" w:hAnsi="Aptos" w:cs="Aptos"/>
                              <w:noProof/>
                              <w:color w:val="000000"/>
                              <w:sz w:val="22"/>
                              <w:szCs w:val="22"/>
                            </w:rPr>
                          </w:pPr>
                          <w:r w:rsidRPr="00E65546">
                            <w:rPr>
                              <w:rFonts w:ascii="Aptos" w:eastAsia="Aptos" w:hAnsi="Aptos" w:cs="Aptos"/>
                              <w:noProof/>
                              <w:color w:val="000000"/>
                              <w:sz w:val="22"/>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CB3AD14" id="_x0000_t202" coordsize="21600,21600" o:spt="202" path="m,l,21600r21600,l21600,xe">
              <v:stroke joinstyle="miter"/>
              <v:path gradientshapeok="t" o:connecttype="rect"/>
            </v:shapetype>
            <v:shape id="Text Box 3" o:spid="_x0000_s1027" type="#_x0000_t202" alt="                    Official (Closed) - Sensitive Normal" style="position:absolute;left:0;text-align:left;margin-left:0;margin-top:0;width:230.7pt;height:37.1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" filled="f" stroked="f">
              <v:fill o:detectmouseclick="t"/>
              <v:textbox style="mso-fit-shape-to-text:t" inset="20pt,15pt,0,0">
                <w:txbxContent>
                  <w:p w14:paraId="3B6FCAF6" w14:textId="4ACA0460" w:rsidR="00E65546" w:rsidRPr="00E65546" w:rsidRDefault="00E65546" w:rsidP="00E65546">
                    <w:pPr>
                      <w:rPr>
                        <w:rFonts w:ascii="Aptos" w:eastAsia="Aptos" w:hAnsi="Aptos" w:cs="Aptos"/>
                        <w:noProof/>
                        <w:color w:val="000000"/>
                        <w:sz w:val="22"/>
                        <w:szCs w:val="22"/>
                      </w:rPr>
                    </w:pPr>
                    <w:r w:rsidRPr="00E65546">
                      <w:rPr>
                        <w:rFonts w:ascii="Aptos" w:eastAsia="Aptos" w:hAnsi="Aptos" w:cs="Aptos"/>
                        <w:noProof/>
                        <w:color w:val="000000"/>
                        <w:sz w:val="22"/>
                        <w:szCs w:val="22"/>
                      </w:rPr>
                      <w:t xml:space="preserve">                    Official (Closed) - Sensitive Normal</w:t>
                    </w:r>
                  </w:p>
                </w:txbxContent>
              </v:textbox>
              <w10:wrap anchorx="page" anchory="page"/>
            </v:shape>
          </w:pict>
        </mc:Fallback>
      </mc:AlternateContent>
    </w:r>
    <w:r w:rsidR="008433D2">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4210" w14:textId="2BC494F4" w:rsidR="002D128E" w:rsidRDefault="00E65546">
    <w:pPr>
      <w:pStyle w:val="Header"/>
      <w:widowControl w:val="0"/>
      <w:tabs>
        <w:tab w:val="clear" w:pos="4680"/>
        <w:tab w:val="clear" w:pos="9360"/>
      </w:tabs>
      <w:jc w:val="center"/>
    </w:pPr>
    <w:r>
      <w:rPr>
        <w:noProof/>
      </w:rPr>
      <mc:AlternateContent>
        <mc:Choice Requires="wps">
          <w:drawing>
            <wp:anchor distT="0" distB="0" distL="0" distR="0" simplePos="0" relativeHeight="251658240" behindDoc="0" locked="0" layoutInCell="1" allowOverlap="1" wp14:anchorId="2F931BC0" wp14:editId="530330C0">
              <wp:simplePos x="539750" y="292100"/>
              <wp:positionH relativeFrom="page">
                <wp:align>left</wp:align>
              </wp:positionH>
              <wp:positionV relativeFrom="page">
                <wp:align>top</wp:align>
              </wp:positionV>
              <wp:extent cx="2929890" cy="471170"/>
              <wp:effectExtent l="0" t="0" r="3810" b="5080"/>
              <wp:wrapNone/>
              <wp:docPr id="222263414" name="Text Box 1"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29890" cy="471170"/>
                      </a:xfrm>
                      <a:prstGeom prst="rect">
                        <a:avLst/>
                      </a:prstGeom>
                      <a:noFill/>
                      <a:ln>
                        <a:noFill/>
                      </a:ln>
                    </wps:spPr>
                    <wps:txbx>
                      <w:txbxContent>
                        <w:p w14:paraId="1B37E950" w14:textId="4AFE6BDE" w:rsidR="00E65546" w:rsidRPr="00E65546" w:rsidRDefault="00E65546" w:rsidP="00E65546">
                          <w:pPr>
                            <w:rPr>
                              <w:rFonts w:ascii="Aptos" w:eastAsia="Aptos" w:hAnsi="Aptos" w:cs="Aptos"/>
                              <w:noProof/>
                              <w:color w:val="000000"/>
                              <w:sz w:val="22"/>
                              <w:szCs w:val="22"/>
                            </w:rPr>
                          </w:pPr>
                          <w:r w:rsidRPr="00E65546">
                            <w:rPr>
                              <w:rFonts w:ascii="Aptos" w:eastAsia="Aptos" w:hAnsi="Aptos" w:cs="Aptos"/>
                              <w:noProof/>
                              <w:color w:val="000000"/>
                              <w:sz w:val="22"/>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F931BC0" id="_x0000_t202" coordsize="21600,21600" o:spt="202" path="m,l,21600r21600,l21600,xe">
              <v:stroke joinstyle="miter"/>
              <v:path gradientshapeok="t" o:connecttype="rect"/>
            </v:shapetype>
            <v:shape id="Text Box 1" o:spid="_x0000_s1028" type="#_x0000_t202" alt="                    Official (Closed) - Sensitive Normal" style="position:absolute;left:0;text-align:left;margin-left:0;margin-top:0;width:230.7pt;height:37.1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" filled="f" stroked="f">
              <v:fill o:detectmouseclick="t"/>
              <v:textbox style="mso-fit-shape-to-text:t" inset="20pt,15pt,0,0">
                <w:txbxContent>
                  <w:p w14:paraId="1B37E950" w14:textId="4AFE6BDE" w:rsidR="00E65546" w:rsidRPr="00E65546" w:rsidRDefault="00E65546" w:rsidP="00E65546">
                    <w:pPr>
                      <w:rPr>
                        <w:rFonts w:ascii="Aptos" w:eastAsia="Aptos" w:hAnsi="Aptos" w:cs="Aptos"/>
                        <w:noProof/>
                        <w:color w:val="000000"/>
                        <w:sz w:val="22"/>
                        <w:szCs w:val="22"/>
                      </w:rPr>
                    </w:pPr>
                    <w:r w:rsidRPr="00E65546">
                      <w:rPr>
                        <w:rFonts w:ascii="Aptos" w:eastAsia="Aptos" w:hAnsi="Aptos" w:cs="Aptos"/>
                        <w:noProof/>
                        <w:color w:val="000000"/>
                        <w:sz w:val="22"/>
                        <w:szCs w:val="22"/>
                      </w:rPr>
                      <w:t xml:space="preserve">                    Official (Closed) - Sensitive Normal</w:t>
                    </w:r>
                  </w:p>
                </w:txbxContent>
              </v:textbox>
              <w10:wrap anchorx="page" anchory="page"/>
            </v:shape>
          </w:pict>
        </mc:Fallback>
      </mc:AlternateContent>
    </w:r>
    <w:r w:rsidR="008433D2">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7188D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3C29CE"/>
    <w:multiLevelType w:val="multilevel"/>
    <w:tmpl w:val="575CF426"/>
    <w:numStyleLink w:val="IFXOutlineExhibit"/>
  </w:abstractNum>
  <w:abstractNum w:abstractNumId="2" w15:restartNumberingAfterBreak="0">
    <w:nsid w:val="10C62E8E"/>
    <w:multiLevelType w:val="multilevel"/>
    <w:tmpl w:val="575CF426"/>
    <w:styleLink w:val="IFXOutlineExhibit"/>
    <w:lvl w:ilvl="0">
      <w:start w:val="1"/>
      <w:numFmt w:val="decimal"/>
      <w:pStyle w:val="IFXExhibit"/>
      <w:suff w:val="nothing"/>
      <w:lvlText w:val="Exhibit %1"/>
      <w:lvlJc w:val="left"/>
      <w:pPr>
        <w:ind w:left="0" w:firstLine="0"/>
      </w:pPr>
      <w:rPr>
        <w:rFonts w:hint="default"/>
      </w:rPr>
    </w:lvl>
    <w:lvl w:ilvl="1">
      <w:start w:val="1"/>
      <w:numFmt w:val="decimal"/>
      <w:pStyle w:val="IFXExhibit1"/>
      <w:lvlText w:val="%2."/>
      <w:lvlJc w:val="left"/>
      <w:pPr>
        <w:tabs>
          <w:tab w:val="num" w:pos="567"/>
        </w:tabs>
        <w:ind w:left="567" w:hanging="567"/>
      </w:pPr>
      <w:rPr>
        <w:rFonts w:hint="default"/>
      </w:rPr>
    </w:lvl>
    <w:lvl w:ilvl="2">
      <w:start w:val="1"/>
      <w:numFmt w:val="decimal"/>
      <w:pStyle w:val="IFXExhibit11"/>
      <w:lvlText w:val="%2.%3"/>
      <w:lvlJc w:val="left"/>
      <w:pPr>
        <w:tabs>
          <w:tab w:val="num" w:pos="567"/>
        </w:tabs>
        <w:ind w:left="567" w:hanging="567"/>
      </w:pPr>
      <w:rPr>
        <w:rFonts w:hint="default"/>
      </w:rPr>
    </w:lvl>
    <w:lvl w:ilvl="3">
      <w:start w:val="1"/>
      <w:numFmt w:val="decimal"/>
      <w:pStyle w:val="IFXExhibit111"/>
      <w:lvlText w:val="%2.%3.%4"/>
      <w:lvlJc w:val="left"/>
      <w:pPr>
        <w:tabs>
          <w:tab w:val="num" w:pos="567"/>
        </w:tabs>
        <w:ind w:left="567" w:hanging="567"/>
      </w:pPr>
      <w:rPr>
        <w:rFonts w:hint="default"/>
      </w:rPr>
    </w:lvl>
    <w:lvl w:ilvl="4">
      <w:start w:val="1"/>
      <w:numFmt w:val="lowerRoman"/>
      <w:pStyle w:val="IFXExhibit111i"/>
      <w:lvlText w:val="%5)"/>
      <w:lvlJc w:val="left"/>
      <w:pPr>
        <w:tabs>
          <w:tab w:val="num" w:pos="1134"/>
        </w:tabs>
        <w:ind w:left="1134" w:hanging="567"/>
      </w:pPr>
      <w:rPr>
        <w:rFonts w:hint="default"/>
      </w:rPr>
    </w:lvl>
    <w:lvl w:ilvl="5">
      <w:start w:val="1"/>
      <w:numFmt w:val="lowerLetter"/>
      <w:lvlText w:val="%6)"/>
      <w:lvlJc w:val="left"/>
      <w:pPr>
        <w:tabs>
          <w:tab w:val="num" w:pos="1701"/>
        </w:tabs>
        <w:ind w:left="1701" w:hanging="567"/>
      </w:pPr>
      <w:rPr>
        <w:rFonts w:hint="default"/>
      </w:rPr>
    </w:lvl>
    <w:lvl w:ilvl="6">
      <w:start w:val="1"/>
      <w:numFmt w:val="lowerLetter"/>
      <w:pStyle w:val="IFXExhibit111iaa"/>
      <w:lvlText w:val="%6%7)"/>
      <w:lvlJc w:val="left"/>
      <w:pPr>
        <w:tabs>
          <w:tab w:val="num" w:pos="2268"/>
        </w:tabs>
        <w:ind w:left="2268" w:hanging="567"/>
      </w:pPr>
      <w:rPr>
        <w:rFonts w:hint="default"/>
      </w:rPr>
    </w:lvl>
    <w:lvl w:ilvl="7">
      <w:start w:val="1"/>
      <w:numFmt w:val="lowerRoman"/>
      <w:lvlText w:val="(%8)"/>
      <w:lvlJc w:val="left"/>
      <w:pPr>
        <w:tabs>
          <w:tab w:val="num" w:pos="2268"/>
        </w:tabs>
        <w:ind w:left="2268" w:hanging="567"/>
      </w:pPr>
      <w:rPr>
        <w:rFonts w:hint="default"/>
      </w:rPr>
    </w:lvl>
    <w:lvl w:ilvl="8">
      <w:start w:val="1"/>
      <w:numFmt w:val="lowerLetter"/>
      <w:lvlText w:val="(%9)"/>
      <w:lvlJc w:val="left"/>
      <w:pPr>
        <w:tabs>
          <w:tab w:val="num" w:pos="2268"/>
        </w:tabs>
        <w:ind w:left="2268" w:hanging="567"/>
      </w:pPr>
      <w:rPr>
        <w:rFonts w:hint="default"/>
      </w:rPr>
    </w:lvl>
  </w:abstractNum>
  <w:abstractNum w:abstractNumId="3" w15:restartNumberingAfterBreak="0">
    <w:nsid w:val="26024B58"/>
    <w:multiLevelType w:val="multilevel"/>
    <w:tmpl w:val="18386EBA"/>
    <w:numStyleLink w:val="IFXOutline"/>
  </w:abstractNum>
  <w:abstractNum w:abstractNumId="4" w15:restartNumberingAfterBreak="0">
    <w:nsid w:val="31BE0DA6"/>
    <w:multiLevelType w:val="multilevel"/>
    <w:tmpl w:val="18386EBA"/>
    <w:styleLink w:val="IFXOutline"/>
    <w:lvl w:ilvl="0">
      <w:start w:val="1"/>
      <w:numFmt w:val="decimal"/>
      <w:pStyle w:val="IFX1"/>
      <w:lvlText w:val="%1."/>
      <w:lvlJc w:val="left"/>
      <w:pPr>
        <w:tabs>
          <w:tab w:val="num" w:pos="567"/>
        </w:tabs>
        <w:ind w:left="567" w:hanging="567"/>
      </w:pPr>
      <w:rPr>
        <w:rFonts w:hint="default"/>
      </w:rPr>
    </w:lvl>
    <w:lvl w:ilvl="1">
      <w:start w:val="1"/>
      <w:numFmt w:val="decimal"/>
      <w:pStyle w:val="IFX11"/>
      <w:lvlText w:val="%1.%2"/>
      <w:lvlJc w:val="left"/>
      <w:pPr>
        <w:tabs>
          <w:tab w:val="num" w:pos="567"/>
        </w:tabs>
        <w:ind w:left="567" w:hanging="567"/>
      </w:pPr>
      <w:rPr>
        <w:rFonts w:hint="default"/>
      </w:rPr>
    </w:lvl>
    <w:lvl w:ilvl="2">
      <w:start w:val="1"/>
      <w:numFmt w:val="decimal"/>
      <w:pStyle w:val="IFX111"/>
      <w:lvlText w:val="%1.%2.%3"/>
      <w:lvlJc w:val="left"/>
      <w:pPr>
        <w:tabs>
          <w:tab w:val="num" w:pos="567"/>
        </w:tabs>
        <w:ind w:left="567" w:hanging="567"/>
      </w:pPr>
      <w:rPr>
        <w:rFonts w:hint="default"/>
      </w:rPr>
    </w:lvl>
    <w:lvl w:ilvl="3">
      <w:start w:val="1"/>
      <w:numFmt w:val="lowerRoman"/>
      <w:pStyle w:val="IFX111i"/>
      <w:lvlText w:val="%4)"/>
      <w:lvlJc w:val="left"/>
      <w:pPr>
        <w:tabs>
          <w:tab w:val="num" w:pos="1134"/>
        </w:tabs>
        <w:ind w:left="1134" w:hanging="567"/>
      </w:pPr>
      <w:rPr>
        <w:rFonts w:hint="default"/>
      </w:rPr>
    </w:lvl>
    <w:lvl w:ilvl="4">
      <w:start w:val="1"/>
      <w:numFmt w:val="lowerLetter"/>
      <w:pStyle w:val="IFX111ia"/>
      <w:lvlText w:val="%5)"/>
      <w:lvlJc w:val="left"/>
      <w:pPr>
        <w:tabs>
          <w:tab w:val="num" w:pos="1701"/>
        </w:tabs>
        <w:ind w:left="1701" w:hanging="567"/>
      </w:pPr>
      <w:rPr>
        <w:rFonts w:hint="default"/>
      </w:rPr>
    </w:lvl>
    <w:lvl w:ilvl="5">
      <w:start w:val="1"/>
      <w:numFmt w:val="lowerLetter"/>
      <w:pStyle w:val="IFX111iaa"/>
      <w:lvlText w:val="%5%6)"/>
      <w:lvlJc w:val="left"/>
      <w:pPr>
        <w:tabs>
          <w:tab w:val="num" w:pos="2268"/>
        </w:tabs>
        <w:ind w:left="2268" w:hanging="567"/>
      </w:pPr>
      <w:rPr>
        <w:rFonts w:hint="default"/>
      </w:rPr>
    </w:lvl>
    <w:lvl w:ilvl="6">
      <w:start w:val="1"/>
      <w:numFmt w:val="lowerRoman"/>
      <w:lvlText w:val="(%7)"/>
      <w:lvlJc w:val="left"/>
      <w:pPr>
        <w:tabs>
          <w:tab w:val="num" w:pos="2835"/>
        </w:tabs>
        <w:ind w:left="2268" w:hanging="567"/>
      </w:pPr>
      <w:rPr>
        <w:rFonts w:hint="default"/>
      </w:rPr>
    </w:lvl>
    <w:lvl w:ilvl="7">
      <w:start w:val="1"/>
      <w:numFmt w:val="lowerLetter"/>
      <w:lvlText w:val="(%8)"/>
      <w:lvlJc w:val="left"/>
      <w:pPr>
        <w:tabs>
          <w:tab w:val="num" w:pos="2835"/>
        </w:tabs>
        <w:ind w:left="2268" w:hanging="567"/>
      </w:pPr>
      <w:rPr>
        <w:rFonts w:hint="default"/>
      </w:rPr>
    </w:lvl>
    <w:lvl w:ilvl="8">
      <w:start w:val="1"/>
      <w:numFmt w:val="lowerLetter"/>
      <w:lvlText w:val="(%8%9)"/>
      <w:lvlJc w:val="left"/>
      <w:pPr>
        <w:tabs>
          <w:tab w:val="num" w:pos="2835"/>
        </w:tabs>
        <w:ind w:left="2268" w:hanging="567"/>
      </w:pPr>
      <w:rPr>
        <w:rFonts w:hint="default"/>
      </w:rPr>
    </w:lvl>
  </w:abstractNum>
  <w:abstractNum w:abstractNumId="5" w15:restartNumberingAfterBreak="0">
    <w:nsid w:val="345F58A1"/>
    <w:multiLevelType w:val="hybridMultilevel"/>
    <w:tmpl w:val="30A6BE9C"/>
    <w:lvl w:ilvl="0" w:tplc="3EACDA20">
      <w:numFmt w:val="bullet"/>
      <w:pStyle w:val="IFXList"/>
      <w:lvlText w:val="-"/>
      <w:lvlJc w:val="left"/>
      <w:pPr>
        <w:ind w:left="1134" w:hanging="567"/>
      </w:pPr>
      <w:rPr>
        <w:rFonts w:ascii="Arial" w:eastAsiaTheme="minorHAnsi" w:hAnsi="Arial" w:hint="default"/>
      </w:rPr>
    </w:lvl>
    <w:lvl w:ilvl="1" w:tplc="7F7C31BE">
      <w:start w:val="1"/>
      <w:numFmt w:val="bullet"/>
      <w:lvlText w:val="o"/>
      <w:lvlJc w:val="left"/>
      <w:pPr>
        <w:ind w:left="1701" w:hanging="567"/>
      </w:pPr>
      <w:rPr>
        <w:rFonts w:ascii="Courier New" w:hAnsi="Courier New" w:hint="default"/>
      </w:rPr>
    </w:lvl>
    <w:lvl w:ilvl="2" w:tplc="A1C45B88">
      <w:start w:val="1"/>
      <w:numFmt w:val="bullet"/>
      <w:lvlText w:val=""/>
      <w:lvlJc w:val="left"/>
      <w:pPr>
        <w:ind w:left="2268" w:hanging="567"/>
      </w:pPr>
      <w:rPr>
        <w:rFonts w:ascii="Wingdings" w:hAnsi="Wingdings" w:hint="default"/>
      </w:rPr>
    </w:lvl>
    <w:lvl w:ilvl="3" w:tplc="060693EE">
      <w:start w:val="1"/>
      <w:numFmt w:val="bullet"/>
      <w:lvlText w:val=""/>
      <w:lvlJc w:val="left"/>
      <w:pPr>
        <w:ind w:left="2835" w:hanging="567"/>
      </w:pPr>
      <w:rPr>
        <w:rFonts w:ascii="Symbol" w:hAnsi="Symbol" w:hint="default"/>
      </w:rPr>
    </w:lvl>
    <w:lvl w:ilvl="4" w:tplc="85E0789E">
      <w:start w:val="1"/>
      <w:numFmt w:val="bullet"/>
      <w:lvlText w:val="o"/>
      <w:lvlJc w:val="left"/>
      <w:pPr>
        <w:ind w:left="3402" w:hanging="567"/>
      </w:pPr>
      <w:rPr>
        <w:rFonts w:ascii="Courier New" w:hAnsi="Courier New" w:hint="default"/>
      </w:rPr>
    </w:lvl>
    <w:lvl w:ilvl="5" w:tplc="AB8C8DFE">
      <w:start w:val="1"/>
      <w:numFmt w:val="bullet"/>
      <w:lvlText w:val=""/>
      <w:lvlJc w:val="left"/>
      <w:pPr>
        <w:ind w:left="3969" w:hanging="567"/>
      </w:pPr>
      <w:rPr>
        <w:rFonts w:ascii="Wingdings" w:hAnsi="Wingdings" w:hint="default"/>
      </w:rPr>
    </w:lvl>
    <w:lvl w:ilvl="6" w:tplc="C04A5016">
      <w:start w:val="1"/>
      <w:numFmt w:val="bullet"/>
      <w:lvlText w:val=""/>
      <w:lvlJc w:val="left"/>
      <w:pPr>
        <w:ind w:left="4536" w:hanging="567"/>
      </w:pPr>
      <w:rPr>
        <w:rFonts w:ascii="Symbol" w:hAnsi="Symbol" w:hint="default"/>
      </w:rPr>
    </w:lvl>
    <w:lvl w:ilvl="7" w:tplc="E3467DFC" w:tentative="1">
      <w:start w:val="1"/>
      <w:numFmt w:val="bullet"/>
      <w:lvlText w:val="o"/>
      <w:lvlJc w:val="left"/>
      <w:pPr>
        <w:ind w:left="5760" w:hanging="360"/>
      </w:pPr>
      <w:rPr>
        <w:rFonts w:ascii="Courier New" w:hAnsi="Courier New" w:cs="Courier New" w:hint="default"/>
      </w:rPr>
    </w:lvl>
    <w:lvl w:ilvl="8" w:tplc="A91412F8" w:tentative="1">
      <w:start w:val="1"/>
      <w:numFmt w:val="bullet"/>
      <w:lvlText w:val=""/>
      <w:lvlJc w:val="left"/>
      <w:pPr>
        <w:ind w:left="6480" w:hanging="360"/>
      </w:pPr>
      <w:rPr>
        <w:rFonts w:ascii="Wingdings" w:hAnsi="Wingdings" w:hint="default"/>
      </w:rPr>
    </w:lvl>
  </w:abstractNum>
  <w:num w:numId="1" w16cid:durableId="600651883">
    <w:abstractNumId w:val="0"/>
  </w:num>
  <w:num w:numId="2" w16cid:durableId="653992701">
    <w:abstractNumId w:val="4"/>
  </w:num>
  <w:num w:numId="3" w16cid:durableId="2135244781">
    <w:abstractNumId w:val="2"/>
  </w:num>
  <w:num w:numId="4" w16cid:durableId="1508406326">
    <w:abstractNumId w:val="5"/>
  </w:num>
  <w:num w:numId="5" w16cid:durableId="1318999444">
    <w:abstractNumId w:val="3"/>
  </w:num>
  <w:num w:numId="6" w16cid:durableId="198513882">
    <w:abstractNumId w:val="1"/>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yaperakash JAYADEVAN (NP)">
    <w15:presenceInfo w15:providerId="AD" w15:userId="S::jja2@np.edu.sg::8ba893a1-1e0b-41a2-96f5-8b63603938d9"/>
  </w15:person>
  <w15:person w15:author="Benjamin WING (NP)">
    <w15:presenceInfo w15:providerId="AD" w15:userId="S::wbl2@np.edu.sg::f666fb25-bc43-4daa-8e3e-8699dad722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trackRevisions/>
  <w:documentProtection w:formatting="1" w:enforcement="0"/>
  <w:styleLockTheme/>
  <w:styleLockQFSet/>
  <w:defaultTabStop w:val="567"/>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92F29F29-850B-450C-B1F1-D45BC31E21AD}"/>
    <w:docVar w:name="dgnword-eventsink" w:val="1372834781360"/>
  </w:docVars>
  <w:rsids>
    <w:rsidRoot w:val="00AB0A91"/>
    <w:rsid w:val="002C778F"/>
    <w:rsid w:val="002D128E"/>
    <w:rsid w:val="002E2C8F"/>
    <w:rsid w:val="005B53BD"/>
    <w:rsid w:val="00686D1C"/>
    <w:rsid w:val="006C7840"/>
    <w:rsid w:val="006F4FE8"/>
    <w:rsid w:val="00811ED6"/>
    <w:rsid w:val="008433D2"/>
    <w:rsid w:val="008C09A8"/>
    <w:rsid w:val="00902AF9"/>
    <w:rsid w:val="00A2278D"/>
    <w:rsid w:val="00A32C51"/>
    <w:rsid w:val="00A83FD9"/>
    <w:rsid w:val="00AB0A91"/>
    <w:rsid w:val="00B2730D"/>
    <w:rsid w:val="00B330BD"/>
    <w:rsid w:val="00B7373C"/>
    <w:rsid w:val="00BE34B4"/>
    <w:rsid w:val="00C666C1"/>
    <w:rsid w:val="00DC7F95"/>
    <w:rsid w:val="00E65546"/>
    <w:rsid w:val="00F258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schemas-workshare-com/workshare" w:name="confidentialinformationexposure"/>
  <w:shapeDefaults>
    <o:shapedefaults v:ext="edit" spidmax="1026"/>
    <o:shapelayout v:ext="edit">
      <o:idmap v:ext="edit" data="1"/>
    </o:shapelayout>
  </w:shapeDefaults>
  <w:decimalSymbol w:val="."/>
  <w:listSeparator w:val=","/>
  <w14:docId w14:val="217539E0"/>
  <w15:docId w15:val="{5137DE54-0FF8-453D-918B-78E53E2F0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heme="minorBidi"/>
        <w:lang w:val="en-US" w:eastAsia="en-US"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annotation text" w:semiHidden="1" w:uiPriority="0"/>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Number"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style>
  <w:style w:type="paragraph" w:styleId="Heading1">
    <w:name w:val="heading 1"/>
    <w:basedOn w:val="Normal"/>
    <w:next w:val="Normal"/>
    <w:link w:val="Heading1Char"/>
    <w:uiPriority w:val="9"/>
    <w:semiHidden/>
    <w:qFormat/>
    <w:pPr>
      <w:keepNext/>
      <w:keepLines/>
      <w:spacing w:before="240"/>
      <w:outlineLvl w:val="0"/>
    </w:pPr>
    <w:rPr>
      <w:rFonts w:asciiTheme="majorHAnsi" w:eastAsiaTheme="majorEastAsia" w:hAnsiTheme="majorHAnsi" w:cstheme="majorBidi"/>
      <w:color w:val="AA0026" w:themeColor="accent1" w:themeShade="BF"/>
      <w:sz w:val="32"/>
      <w:szCs w:val="32"/>
    </w:rPr>
  </w:style>
  <w:style w:type="paragraph" w:styleId="Heading2">
    <w:name w:val="heading 2"/>
    <w:basedOn w:val="Normal"/>
    <w:next w:val="Normal"/>
    <w:link w:val="Heading2Char"/>
    <w:uiPriority w:val="9"/>
    <w:semiHidden/>
    <w:qFormat/>
    <w:pPr>
      <w:keepNext/>
      <w:keepLines/>
      <w:spacing w:before="40"/>
      <w:outlineLvl w:val="1"/>
    </w:pPr>
    <w:rPr>
      <w:rFonts w:asciiTheme="majorHAnsi" w:eastAsiaTheme="majorEastAsia" w:hAnsiTheme="majorHAnsi" w:cstheme="majorBidi"/>
      <w:color w:val="AA0026" w:themeColor="accent1" w:themeShade="BF"/>
      <w:sz w:val="26"/>
      <w:szCs w:val="26"/>
    </w:rPr>
  </w:style>
  <w:style w:type="paragraph" w:styleId="Heading3">
    <w:name w:val="heading 3"/>
    <w:basedOn w:val="Normal"/>
    <w:next w:val="Normal"/>
    <w:link w:val="Heading3Char"/>
    <w:uiPriority w:val="9"/>
    <w:semiHidden/>
    <w:qFormat/>
    <w:pPr>
      <w:keepNext/>
      <w:keepLines/>
      <w:spacing w:before="40"/>
      <w:outlineLvl w:val="2"/>
    </w:pPr>
    <w:rPr>
      <w:rFonts w:asciiTheme="majorHAnsi" w:eastAsiaTheme="majorEastAsia" w:hAnsiTheme="majorHAnsi" w:cstheme="majorBidi"/>
      <w:color w:val="710019" w:themeColor="accent1" w:themeShade="7F"/>
      <w:sz w:val="24"/>
      <w:szCs w:val="24"/>
    </w:rPr>
  </w:style>
  <w:style w:type="paragraph" w:styleId="Heading4">
    <w:name w:val="heading 4"/>
    <w:basedOn w:val="Normal"/>
    <w:next w:val="Normal"/>
    <w:link w:val="Heading4Char"/>
    <w:uiPriority w:val="9"/>
    <w:semiHidden/>
    <w:qFormat/>
    <w:pPr>
      <w:keepNext/>
      <w:keepLines/>
      <w:spacing w:before="40"/>
      <w:outlineLvl w:val="3"/>
    </w:pPr>
    <w:rPr>
      <w:rFonts w:asciiTheme="majorHAnsi" w:eastAsiaTheme="majorEastAsia" w:hAnsiTheme="majorHAnsi" w:cstheme="majorBidi"/>
      <w:i/>
      <w:iCs/>
      <w:color w:val="AA002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710019"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Pr>
      <w:rFonts w:asciiTheme="majorHAnsi" w:eastAsiaTheme="majorEastAsia" w:hAnsiTheme="majorHAnsi" w:cstheme="majorBidi"/>
      <w:color w:val="AA002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AA002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710019"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AA0026" w:themeColor="accent1" w:themeShade="BF"/>
    </w:r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FX1">
    <w:name w:val="IFX 1."/>
    <w:basedOn w:val="IFX"/>
    <w:uiPriority w:val="2"/>
    <w:qFormat/>
    <w:pPr>
      <w:keepNext/>
      <w:numPr>
        <w:numId w:val="5"/>
      </w:numPr>
      <w:spacing w:before="240"/>
    </w:pPr>
    <w:rPr>
      <w:b/>
    </w:rPr>
  </w:style>
  <w:style w:type="paragraph" w:customStyle="1" w:styleId="IFX">
    <w:name w:val="IFX"/>
    <w:qFormat/>
    <w:pPr>
      <w:suppressAutoHyphens/>
      <w:spacing w:line="278" w:lineRule="auto"/>
      <w:jc w:val="both"/>
    </w:pPr>
  </w:style>
  <w:style w:type="character" w:customStyle="1" w:styleId="IFXBold">
    <w:name w:val="IFX_Bold"/>
    <w:basedOn w:val="DefaultParagraphFont"/>
    <w:uiPriority w:val="4"/>
    <w:qFormat/>
    <w:rPr>
      <w:b/>
    </w:rPr>
  </w:style>
  <w:style w:type="paragraph" w:customStyle="1" w:styleId="IFX11">
    <w:name w:val="IFX 1.1"/>
    <w:basedOn w:val="IFX1"/>
    <w:uiPriority w:val="2"/>
    <w:qFormat/>
    <w:pPr>
      <w:keepNext w:val="0"/>
      <w:numPr>
        <w:ilvl w:val="1"/>
      </w:numPr>
      <w:spacing w:before="120"/>
    </w:pPr>
    <w:rPr>
      <w:b w:val="0"/>
    </w:rPr>
  </w:style>
  <w:style w:type="paragraph" w:customStyle="1" w:styleId="IFX111">
    <w:name w:val="IFX 1.1.1"/>
    <w:basedOn w:val="IFX11"/>
    <w:uiPriority w:val="2"/>
    <w:qFormat/>
    <w:pPr>
      <w:numPr>
        <w:ilvl w:val="2"/>
      </w:numPr>
      <w:tabs>
        <w:tab w:val="clear" w:pos="567"/>
      </w:tabs>
    </w:pPr>
  </w:style>
  <w:style w:type="paragraph" w:customStyle="1" w:styleId="IFX111i">
    <w:name w:val="IFX 1.1.1 i)"/>
    <w:basedOn w:val="IFX111"/>
    <w:uiPriority w:val="2"/>
    <w:qFormat/>
    <w:pPr>
      <w:numPr>
        <w:ilvl w:val="3"/>
      </w:numPr>
      <w:tabs>
        <w:tab w:val="clear" w:pos="1134"/>
      </w:tabs>
    </w:pPr>
  </w:style>
  <w:style w:type="paragraph" w:customStyle="1" w:styleId="IFX111ia">
    <w:name w:val="IFX 1.1.1 i) a)"/>
    <w:basedOn w:val="IFX111i"/>
    <w:uiPriority w:val="2"/>
    <w:qFormat/>
    <w:pPr>
      <w:numPr>
        <w:ilvl w:val="4"/>
      </w:numPr>
      <w:tabs>
        <w:tab w:val="clear" w:pos="1701"/>
      </w:tabs>
    </w:pPr>
  </w:style>
  <w:style w:type="paragraph" w:customStyle="1" w:styleId="IFXExhibit1">
    <w:name w:val="IFX Exhibit 1."/>
    <w:basedOn w:val="IFX"/>
    <w:uiPriority w:val="2"/>
    <w:qFormat/>
    <w:pPr>
      <w:keepNext/>
      <w:numPr>
        <w:ilvl w:val="1"/>
        <w:numId w:val="6"/>
      </w:numPr>
      <w:spacing w:before="240"/>
    </w:pPr>
    <w:rPr>
      <w:b/>
    </w:rPr>
  </w:style>
  <w:style w:type="paragraph" w:customStyle="1" w:styleId="IFXExhibit11">
    <w:name w:val="IFX Exhibit 1.1"/>
    <w:basedOn w:val="IFXExhibit1"/>
    <w:uiPriority w:val="2"/>
    <w:qFormat/>
    <w:pPr>
      <w:keepNext w:val="0"/>
      <w:numPr>
        <w:ilvl w:val="2"/>
      </w:numPr>
      <w:tabs>
        <w:tab w:val="clear" w:pos="567"/>
      </w:tabs>
      <w:spacing w:before="120"/>
    </w:pPr>
    <w:rPr>
      <w:b w:val="0"/>
    </w:rPr>
  </w:style>
  <w:style w:type="paragraph" w:customStyle="1" w:styleId="IFXExhibit111">
    <w:name w:val="IFX Exhibit 1.1.1"/>
    <w:basedOn w:val="IFXExhibit11"/>
    <w:uiPriority w:val="2"/>
    <w:qFormat/>
    <w:pPr>
      <w:numPr>
        <w:ilvl w:val="3"/>
      </w:numPr>
      <w:tabs>
        <w:tab w:val="clear" w:pos="567"/>
      </w:tabs>
    </w:pPr>
  </w:style>
  <w:style w:type="paragraph" w:customStyle="1" w:styleId="IFXExhibit">
    <w:name w:val="IFX Exhibit"/>
    <w:basedOn w:val="IFX"/>
    <w:next w:val="IFXExhibit1"/>
    <w:uiPriority w:val="2"/>
    <w:qFormat/>
    <w:pPr>
      <w:keepNext/>
      <w:numPr>
        <w:numId w:val="6"/>
      </w:numPr>
      <w:spacing w:before="240"/>
      <w:jc w:val="center"/>
    </w:pPr>
    <w:rPr>
      <w:b/>
    </w:rPr>
  </w:style>
  <w:style w:type="character" w:customStyle="1" w:styleId="IFXItalic">
    <w:name w:val="IFX_Italic"/>
    <w:basedOn w:val="DefaultParagraphFont"/>
    <w:uiPriority w:val="4"/>
    <w:qFormat/>
    <w:rPr>
      <w:i/>
    </w:rPr>
  </w:style>
  <w:style w:type="character" w:customStyle="1" w:styleId="IFXUnderline">
    <w:name w:val="IFX_Underline"/>
    <w:basedOn w:val="DefaultParagraphFont"/>
    <w:uiPriority w:val="4"/>
    <w:qFormat/>
    <w:rPr>
      <w:u w:val="single"/>
    </w:rPr>
  </w:style>
  <w:style w:type="paragraph" w:styleId="ListParagraph">
    <w:name w:val="List Paragraph"/>
    <w:basedOn w:val="IFX"/>
    <w:uiPriority w:val="34"/>
    <w:unhideWhenUsed/>
    <w:qFormat/>
    <w:pPr>
      <w:ind w:left="1134" w:hanging="567"/>
    </w:p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
    <w:name w:val="List Bullet"/>
    <w:basedOn w:val="Normal"/>
    <w:uiPriority w:val="99"/>
    <w:semiHidden/>
    <w:pPr>
      <w:numPr>
        <w:numId w:val="1"/>
      </w:numPr>
      <w:contextualSpacing/>
    </w:pPr>
  </w:style>
  <w:style w:type="paragraph" w:styleId="FootnoteText">
    <w:name w:val="footnote text"/>
    <w:basedOn w:val="Normal"/>
    <w:link w:val="FootnoteTextChar"/>
    <w:uiPriority w:val="99"/>
    <w:semiHidden/>
    <w:pPr>
      <w:spacing w:before="0" w:line="240" w:lineRule="auto"/>
    </w:p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rPr>
      <w:vertAlign w:val="superscript"/>
    </w:rPr>
  </w:style>
  <w:style w:type="table" w:styleId="PlainTable1">
    <w:name w:val="Plain Table 1"/>
    <w:basedOn w:val="Table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IFX"/>
    <w:next w:val="Normal"/>
    <w:uiPriority w:val="39"/>
    <w:semiHidden/>
    <w:pPr>
      <w:tabs>
        <w:tab w:val="left" w:pos="567"/>
        <w:tab w:val="right" w:pos="9923"/>
      </w:tabs>
      <w:ind w:left="567" w:hanging="567"/>
    </w:pPr>
    <w:rPr>
      <w:noProof/>
    </w:rPr>
  </w:style>
  <w:style w:type="character" w:styleId="Hyperlink">
    <w:name w:val="Hyperlink"/>
    <w:basedOn w:val="DefaultParagraphFont"/>
    <w:uiPriority w:val="99"/>
    <w:unhideWhenUsed/>
    <w:rPr>
      <w:color w:val="1122CC" w:themeColor="hyperlink"/>
      <w:u w:val="none"/>
    </w:rPr>
  </w:style>
  <w:style w:type="paragraph" w:styleId="Header">
    <w:name w:val="header"/>
    <w:basedOn w:val="Normal"/>
    <w:link w:val="HeaderChar"/>
    <w:uiPriority w:val="99"/>
    <w:semiHidden/>
    <w:pPr>
      <w:tabs>
        <w:tab w:val="center" w:pos="4680"/>
        <w:tab w:val="right" w:pos="9360"/>
      </w:tabs>
      <w:spacing w:before="0" w:line="240" w:lineRule="auto"/>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style>
  <w:style w:type="character" w:styleId="PageNumber">
    <w:name w:val="page number"/>
    <w:basedOn w:val="DefaultParagraphFont"/>
    <w:uiPriority w:val="99"/>
    <w:semiHidden/>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TOC2">
    <w:name w:val="toc 2"/>
    <w:basedOn w:val="Normal"/>
    <w:next w:val="Normal"/>
    <w:autoRedefine/>
    <w:uiPriority w:val="39"/>
    <w:semiHidden/>
    <w:pPr>
      <w:spacing w:after="100"/>
      <w:ind w:left="200"/>
    </w:pPr>
  </w:style>
  <w:style w:type="paragraph" w:styleId="TOC3">
    <w:name w:val="toc 3"/>
    <w:basedOn w:val="Normal"/>
    <w:next w:val="Normal"/>
    <w:autoRedefine/>
    <w:uiPriority w:val="39"/>
    <w:semiHidden/>
    <w:pPr>
      <w:spacing w:after="100"/>
      <w:ind w:left="400"/>
    </w:pPr>
  </w:style>
  <w:style w:type="paragraph" w:styleId="TOC4">
    <w:name w:val="toc 4"/>
    <w:basedOn w:val="Normal"/>
    <w:next w:val="Normal"/>
    <w:autoRedefine/>
    <w:uiPriority w:val="39"/>
    <w:semiHidden/>
    <w:pPr>
      <w:spacing w:after="100"/>
      <w:ind w:left="600"/>
    </w:pPr>
  </w:style>
  <w:style w:type="paragraph" w:styleId="TOC5">
    <w:name w:val="toc 5"/>
    <w:basedOn w:val="Normal"/>
    <w:next w:val="Normal"/>
    <w:autoRedefine/>
    <w:uiPriority w:val="39"/>
    <w:semiHidden/>
    <w:pPr>
      <w:spacing w:after="100"/>
      <w:ind w:left="800"/>
    </w:pPr>
  </w:style>
  <w:style w:type="paragraph" w:styleId="TOC6">
    <w:name w:val="toc 6"/>
    <w:basedOn w:val="Normal"/>
    <w:next w:val="Normal"/>
    <w:autoRedefine/>
    <w:uiPriority w:val="39"/>
    <w:semiHidden/>
    <w:pPr>
      <w:spacing w:after="100"/>
      <w:ind w:left="1000"/>
    </w:pPr>
  </w:style>
  <w:style w:type="paragraph" w:styleId="TOC7">
    <w:name w:val="toc 7"/>
    <w:basedOn w:val="Normal"/>
    <w:next w:val="Normal"/>
    <w:autoRedefine/>
    <w:uiPriority w:val="39"/>
    <w:semiHidden/>
    <w:pPr>
      <w:spacing w:after="100"/>
      <w:ind w:left="1200"/>
    </w:pPr>
  </w:style>
  <w:style w:type="paragraph" w:styleId="TOC8">
    <w:name w:val="toc 8"/>
    <w:basedOn w:val="Normal"/>
    <w:next w:val="Normal"/>
    <w:autoRedefine/>
    <w:uiPriority w:val="39"/>
    <w:semiHidden/>
    <w:pPr>
      <w:spacing w:after="100"/>
      <w:ind w:left="1400"/>
    </w:pPr>
  </w:style>
  <w:style w:type="paragraph" w:styleId="TOC9">
    <w:name w:val="toc 9"/>
    <w:basedOn w:val="Normal"/>
    <w:next w:val="Normal"/>
    <w:autoRedefine/>
    <w:uiPriority w:val="39"/>
    <w:semiHidden/>
    <w:pPr>
      <w:spacing w:after="100"/>
      <w:ind w:left="1600"/>
    </w:pPr>
  </w:style>
  <w:style w:type="character" w:styleId="CommentReference">
    <w:name w:val="annotation reference"/>
    <w:basedOn w:val="DefaultParagraphFont"/>
    <w:uiPriority w:val="99"/>
    <w:rPr>
      <w:sz w:val="16"/>
      <w:szCs w:val="16"/>
    </w:rPr>
  </w:style>
  <w:style w:type="paragraph" w:styleId="CommentSubject">
    <w:name w:val="annotation subject"/>
    <w:basedOn w:val="Normal"/>
    <w:next w:val="Normal"/>
    <w:link w:val="CommentSubjectChar"/>
    <w:uiPriority w:val="99"/>
    <w:semiHidden/>
    <w:pPr>
      <w:suppressAutoHyphens/>
      <w:spacing w:line="240" w:lineRule="auto"/>
      <w:jc w:val="both"/>
    </w:pPr>
    <w:rPr>
      <w:b/>
      <w:bCs/>
    </w:rPr>
  </w:style>
  <w:style w:type="character" w:customStyle="1" w:styleId="CommentSubjectChar">
    <w:name w:val="Comment Subject Char"/>
    <w:basedOn w:val="DefaultParagraphFont"/>
    <w:link w:val="CommentSubject"/>
    <w:uiPriority w:val="99"/>
    <w:semiHidden/>
    <w:rPr>
      <w:b/>
      <w:bCs/>
    </w:rPr>
  </w:style>
  <w:style w:type="character" w:styleId="LineNumber">
    <w:name w:val="line number"/>
    <w:basedOn w:val="DefaultParagraphFont"/>
    <w:uiPriority w:val="99"/>
    <w:semiHidden/>
  </w:style>
  <w:style w:type="paragraph" w:customStyle="1" w:styleId="IFXCenter">
    <w:name w:val="IFX_Center"/>
    <w:basedOn w:val="IFX"/>
    <w:uiPriority w:val="4"/>
    <w:qFormat/>
    <w:pPr>
      <w:jc w:val="center"/>
    </w:pPr>
  </w:style>
  <w:style w:type="paragraph" w:styleId="TOCHeading">
    <w:name w:val="TOC Heading"/>
    <w:basedOn w:val="Heading1"/>
    <w:next w:val="Normal"/>
    <w:uiPriority w:val="39"/>
    <w:semiHidden/>
    <w:qFormat/>
    <w:pPr>
      <w:outlineLvl w:val="9"/>
    </w:pPr>
  </w:style>
  <w:style w:type="table" w:styleId="GridTable1Light">
    <w:name w:val="Grid Table 1 Light"/>
    <w:basedOn w:val="TableNormal"/>
    <w:uiPriority w:val="4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semiHidden/>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table" w:styleId="GridTable1Light-Accent1">
    <w:name w:val="Grid Table 1 Light Accent 1"/>
    <w:basedOn w:val="TableNormal"/>
    <w:uiPriority w:val="46"/>
    <w:pPr>
      <w:spacing w:line="240" w:lineRule="auto"/>
    </w:pPr>
    <w:tblPr>
      <w:tblStyleRowBandSize w:val="1"/>
      <w:tblStyleColBandSize w:val="1"/>
      <w:tblBorders>
        <w:top w:val="single" w:sz="4" w:space="0" w:color="FF8DA7" w:themeColor="accent1" w:themeTint="66"/>
        <w:left w:val="single" w:sz="4" w:space="0" w:color="FF8DA7" w:themeColor="accent1" w:themeTint="66"/>
        <w:bottom w:val="single" w:sz="4" w:space="0" w:color="FF8DA7" w:themeColor="accent1" w:themeTint="66"/>
        <w:right w:val="single" w:sz="4" w:space="0" w:color="FF8DA7" w:themeColor="accent1" w:themeTint="66"/>
        <w:insideH w:val="single" w:sz="4" w:space="0" w:color="FF8DA7" w:themeColor="accent1" w:themeTint="66"/>
        <w:insideV w:val="single" w:sz="4" w:space="0" w:color="FF8DA7" w:themeColor="accent1" w:themeTint="66"/>
      </w:tblBorders>
    </w:tblPr>
    <w:tblStylePr w:type="firstRow">
      <w:rPr>
        <w:b/>
        <w:bCs/>
      </w:rPr>
      <w:tblPr/>
      <w:tcPr>
        <w:tcBorders>
          <w:bottom w:val="single" w:sz="12" w:space="0" w:color="FF557B" w:themeColor="accent1" w:themeTint="99"/>
        </w:tcBorders>
      </w:tcPr>
    </w:tblStylePr>
    <w:tblStylePr w:type="lastRow">
      <w:rPr>
        <w:b/>
        <w:bCs/>
      </w:rPr>
      <w:tblPr/>
      <w:tcPr>
        <w:tcBorders>
          <w:top w:val="double" w:sz="2" w:space="0" w:color="FF557B" w:themeColor="accent1" w:themeTint="99"/>
        </w:tcBorders>
      </w:tcPr>
    </w:tblStylePr>
    <w:tblStylePr w:type="firstCol">
      <w:rPr>
        <w:b/>
        <w:bCs/>
      </w:rPr>
    </w:tblStylePr>
    <w:tblStylePr w:type="lastCol">
      <w:rPr>
        <w:b/>
        <w:bCs/>
      </w:rPr>
    </w:tblStylePr>
  </w:style>
  <w:style w:type="paragraph" w:customStyle="1" w:styleId="IFXExhibit111i">
    <w:name w:val="IFX Exhibit 1.1.1 i)"/>
    <w:basedOn w:val="IFXExhibit111"/>
    <w:uiPriority w:val="2"/>
    <w:qFormat/>
    <w:pPr>
      <w:numPr>
        <w:ilvl w:val="4"/>
      </w:numPr>
      <w:tabs>
        <w:tab w:val="clear" w:pos="1134"/>
      </w:tabs>
    </w:pPr>
  </w:style>
  <w:style w:type="numbering" w:customStyle="1" w:styleId="IFXOutline">
    <w:name w:val="IFX Outline"/>
    <w:uiPriority w:val="99"/>
    <w:pPr>
      <w:numPr>
        <w:numId w:val="2"/>
      </w:numPr>
    </w:pPr>
  </w:style>
  <w:style w:type="numbering" w:customStyle="1" w:styleId="IFXOutlineExhibit">
    <w:name w:val="IFX Outline Exhibit"/>
    <w:uiPriority w:val="99"/>
    <w:pPr>
      <w:numPr>
        <w:numId w:val="3"/>
      </w:numPr>
    </w:pPr>
  </w:style>
  <w:style w:type="paragraph" w:customStyle="1" w:styleId="IFXList">
    <w:name w:val="IFX List"/>
    <w:basedOn w:val="IFX"/>
    <w:uiPriority w:val="3"/>
    <w:qFormat/>
    <w:pPr>
      <w:numPr>
        <w:numId w:val="4"/>
      </w:numPr>
      <w:spacing w:before="60"/>
      <w:contextualSpacing/>
    </w:pPr>
  </w:style>
  <w:style w:type="paragraph" w:customStyle="1" w:styleId="IFXIndent">
    <w:name w:val="IFX Indent"/>
    <w:basedOn w:val="IFX"/>
    <w:uiPriority w:val="1"/>
    <w:qFormat/>
    <w:pPr>
      <w:ind w:left="567"/>
    </w:pPr>
  </w:style>
  <w:style w:type="character" w:customStyle="1" w:styleId="IFXSuperscript">
    <w:name w:val="IFX_Superscript"/>
    <w:uiPriority w:val="4"/>
    <w:qFormat/>
    <w:rPr>
      <w:vertAlign w:val="superscript"/>
    </w:rPr>
  </w:style>
  <w:style w:type="paragraph" w:customStyle="1" w:styleId="IFXHeaderFooter">
    <w:name w:val="IFX.Header/Footer"/>
    <w:basedOn w:val="IFX"/>
    <w:uiPriority w:val="5"/>
    <w:qFormat/>
    <w:pPr>
      <w:tabs>
        <w:tab w:val="center" w:pos="4961"/>
        <w:tab w:val="center" w:pos="9923"/>
      </w:tabs>
      <w:spacing w:before="0" w:line="240" w:lineRule="auto"/>
      <w:jc w:val="left"/>
    </w:pPr>
  </w:style>
  <w:style w:type="paragraph" w:customStyle="1" w:styleId="IFXExhibit111ia">
    <w:name w:val="IFX Exhibit 1.1.1 i) a)"/>
    <w:basedOn w:val="IFXExhibit111i"/>
    <w:uiPriority w:val="2"/>
    <w:qFormat/>
    <w:pPr>
      <w:numPr>
        <w:numId w:val="0"/>
      </w:numPr>
      <w:ind w:left="1701" w:hanging="567"/>
    </w:pPr>
  </w:style>
  <w:style w:type="paragraph" w:customStyle="1" w:styleId="IFX111iaa">
    <w:name w:val="IFX 1.1.1 i) aa)"/>
    <w:basedOn w:val="IFX111ia"/>
    <w:uiPriority w:val="2"/>
    <w:qFormat/>
    <w:pPr>
      <w:numPr>
        <w:ilvl w:val="5"/>
      </w:numPr>
    </w:pPr>
  </w:style>
  <w:style w:type="paragraph" w:customStyle="1" w:styleId="IFXExhibit111iaa">
    <w:name w:val="IFX Exhibit 1.1.1 i) aa)"/>
    <w:basedOn w:val="IFXExhibit111ia"/>
    <w:uiPriority w:val="2"/>
    <w:qFormat/>
    <w:pPr>
      <w:numPr>
        <w:ilvl w:val="6"/>
        <w:numId w:val="6"/>
      </w:numPr>
      <w:tabs>
        <w:tab w:val="clear" w:pos="2268"/>
      </w:tabs>
    </w:pPr>
  </w:style>
  <w:style w:type="paragraph" w:customStyle="1" w:styleId="IFXTitle">
    <w:name w:val="IFX.Title"/>
    <w:basedOn w:val="IFX"/>
    <w:uiPriority w:val="5"/>
    <w:qFormat/>
    <w:pPr>
      <w:jc w:val="center"/>
    </w:pPr>
    <w:rPr>
      <w:b/>
      <w:sz w:val="32"/>
    </w:rPr>
  </w:style>
  <w:style w:type="paragraph" w:styleId="BodyTextIndent">
    <w:name w:val="Body Text Indent"/>
    <w:basedOn w:val="Normal"/>
    <w:link w:val="BodyTextIndentChar"/>
    <w:uiPriority w:val="99"/>
    <w:semiHidden/>
    <w:pPr>
      <w:spacing w:after="120"/>
      <w:ind w:left="283"/>
    </w:pPr>
  </w:style>
  <w:style w:type="character" w:customStyle="1" w:styleId="BodyTextIndentChar">
    <w:name w:val="Body Text Indent Char"/>
    <w:basedOn w:val="DefaultParagraphFont"/>
    <w:link w:val="BodyTextIndent"/>
    <w:uiPriority w:val="99"/>
    <w:semiHidden/>
  </w:style>
  <w:style w:type="paragraph" w:customStyle="1" w:styleId="IFX11Bold">
    <w:name w:val="IFX 1.1 Bold"/>
    <w:basedOn w:val="IFX11"/>
    <w:uiPriority w:val="2"/>
    <w:qFormat/>
    <w:rPr>
      <w:b/>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styleId="CommentText">
    <w:name w:val="annotation text"/>
    <w:basedOn w:val="Normal"/>
    <w:link w:val="CommentTextChar"/>
    <w:uiPriority w:val="99"/>
    <w:semiHidden/>
    <w:pPr>
      <w:spacing w:line="240" w:lineRule="auto"/>
    </w:pPr>
  </w:style>
  <w:style w:type="character" w:customStyle="1" w:styleId="CommentTextChar">
    <w:name w:val="Comment Text Char"/>
    <w:basedOn w:val="DefaultParagraphFont"/>
    <w:link w:val="CommentText"/>
    <w:uiPriority w:val="99"/>
    <w:semiHidden/>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710019" w:themeColor="accent1" w:themeShade="7F"/>
    </w:rPr>
  </w:style>
  <w:style w:type="paragraph" w:styleId="Revision">
    <w:name w:val="Revision"/>
    <w:hidden/>
    <w:uiPriority w:val="99"/>
    <w:semiHidden/>
    <w:pPr>
      <w:spacing w:before="0" w:line="240" w:lineRule="auto"/>
    </w:pPr>
  </w:style>
  <w:style w:type="paragraph" w:styleId="Date">
    <w:name w:val="Date"/>
    <w:basedOn w:val="Normal"/>
    <w:next w:val="Normal"/>
    <w:link w:val="DateChar"/>
    <w:uiPriority w:val="99"/>
    <w:semiHidden/>
    <w:locked/>
  </w:style>
  <w:style w:type="character" w:customStyle="1" w:styleId="DateChar">
    <w:name w:val="Date Char"/>
    <w:basedOn w:val="DefaultParagraphFont"/>
    <w:link w:val="Date"/>
    <w:uiPriority w:val="99"/>
    <w:semiHidden/>
  </w:style>
  <w:style w:type="character" w:styleId="Emphasis">
    <w:name w:val="Emphasis"/>
    <w:basedOn w:val="DefaultParagraphFont"/>
    <w:uiPriority w:val="20"/>
    <w:semiHidden/>
    <w:qFormat/>
    <w:lock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84B6A7"/>
      </a:accent3>
      <a:accent4>
        <a:srgbClr val="AEC067"/>
      </a:accent4>
      <a:accent5>
        <a:srgbClr val="EE813C"/>
      </a:accent5>
      <a:accent6>
        <a:srgbClr val="AB377A"/>
      </a:accent6>
      <a:hlink>
        <a:srgbClr val="1122CC"/>
      </a:hlink>
      <a:folHlink>
        <a:srgbClr val="1122CC"/>
      </a:folHlink>
    </a:clrScheme>
    <a:fontScheme name="Infineon Fonts">
      <a:majorFont>
        <a:latin typeface="Verdana"/>
        <a:ea typeface=""/>
        <a:cs typeface="Verdana"/>
      </a:majorFont>
      <a:minorFont>
        <a:latin typeface="Verdana"/>
        <a:ea typeface=""/>
        <a:cs typeface="Verdan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ictionary xmlns="http://schemas.business-integrity.com/dealbuilder/2006/dictionary" SavedByVersion="9.19.40824.0" MinimumVersion="7.2.0.0"/>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ession xmlns="http://schemas.business-integrity.com/dealbuilder/2006/answers"/>
</file>

<file path=customXml/itemProps1.xml><?xml version="1.0" encoding="utf-8"?>
<ds:datastoreItem xmlns:ds="http://schemas.openxmlformats.org/officeDocument/2006/customXml" ds:itemID="{31B4253A-2E86-446E-9E8E-B0AAEA83DFCE}">
  <ds:schemaRefs>
    <ds:schemaRef ds:uri="http://schemas.business-integrity.com/dealbuilder/2006/dictionary"/>
  </ds:schemaRefs>
</ds:datastoreItem>
</file>

<file path=customXml/itemProps2.xml><?xml version="1.0" encoding="utf-8"?>
<ds:datastoreItem xmlns:ds="http://schemas.openxmlformats.org/officeDocument/2006/customXml" ds:itemID="{94F5CEE1-3719-4EFD-BA79-28A950939EBE}">
  <ds:schemaRefs>
    <ds:schemaRef ds:uri="http://schemas.openxmlformats.org/officeDocument/2006/bibliography"/>
  </ds:schemaRefs>
</ds:datastoreItem>
</file>

<file path=customXml/itemProps3.xml><?xml version="1.0" encoding="utf-8"?>
<ds:datastoreItem xmlns:ds="http://schemas.openxmlformats.org/officeDocument/2006/customXml" ds:itemID="{DE270AF0-C323-4B74-A17E-530CA3144D36}">
  <ds:schemaRefs>
    <ds:schemaRef ds:uri="http://schemas.business-integrity.com/dealbuilder/2006/answers"/>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4</Pages>
  <Words>1427</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Ngee Ann Polytechnic_IFAP_2026-09-01_NDA_Unlimited</vt:lpstr>
    </vt:vector>
  </TitlesOfParts>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Ngee Ann Polytechnic_IFAP_2026-09-01_NDA_Unlimited</dc:title>
  <dc:creator>Jayaperakash JAYADEVAN (NP)</dc:creator>
  <cp:lastModifiedBy>Benjamin WING (NP)</cp:lastModifiedBy>
  <cp:revision>11</cp:revision>
  <dcterms:created xsi:type="dcterms:W3CDTF">2026-03-13T02:19:00Z</dcterms:created>
  <dcterms:modified xsi:type="dcterms:W3CDTF">2026-03-13T06:21:00Z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lassification">
    <vt:lpwstr>Restr</vt:lpwstr>
  </property>
  <property fmtid="{D5CDD505-2E9C-101B-9397-08002B2CF9AE}" pid="4" name="db_contract_version">
    <vt:lpwstr>AAAAAAASppI=</vt:lpwstr>
  </property>
  <property fmtid="{D5CDD505-2E9C-101B-9397-08002B2CF9AE}" pid="5" name="db_document_id">
    <vt:lpwstr>66938</vt:lpwstr>
  </property>
  <property fmtid="{D5CDD505-2E9C-101B-9397-08002B2CF9AE}" pid="6" name="MSIP_Label_a15a25aa-e944-415d-b7a7-40f6b9180b6b_ActionId">
    <vt:lpwstr>338551ff-75d0-40d0-af05-75fb80517b01</vt:lpwstr>
  </property>
  <property fmtid="{D5CDD505-2E9C-101B-9397-08002B2CF9AE}" pid="7" name="MSIP_Label_a15a25aa-e944-415d-b7a7-40f6b9180b6b_ContentBits">
    <vt:lpwstr>0</vt:lpwstr>
  </property>
  <property fmtid="{D5CDD505-2E9C-101B-9397-08002B2CF9AE}" pid="8" name="MSIP_Label_a15a25aa-e944-415d-b7a7-40f6b9180b6b_Enabled">
    <vt:lpwstr>true</vt:lpwstr>
  </property>
  <property fmtid="{D5CDD505-2E9C-101B-9397-08002B2CF9AE}" pid="9" name="MSIP_Label_a15a25aa-e944-415d-b7a7-40f6b9180b6b_Method">
    <vt:lpwstr>Standard</vt:lpwstr>
  </property>
  <property fmtid="{D5CDD505-2E9C-101B-9397-08002B2CF9AE}" pid="10" name="MSIP_Label_a15a25aa-e944-415d-b7a7-40f6b9180b6b_Name">
    <vt:lpwstr>a15a25aa-e944-415d-b7a7-40f6b9180b6b</vt:lpwstr>
  </property>
  <property fmtid="{D5CDD505-2E9C-101B-9397-08002B2CF9AE}" pid="11" name="MSIP_Label_a15a25aa-e944-415d-b7a7-40f6b9180b6b_SetDate">
    <vt:lpwstr>2022-11-08T08:55:31Z</vt:lpwstr>
  </property>
  <property fmtid="{D5CDD505-2E9C-101B-9397-08002B2CF9AE}" pid="12" name="MSIP_Label_a15a25aa-e944-415d-b7a7-40f6b9180b6b_SiteId">
    <vt:lpwstr>eeb8d0e8-3544-41d3-aac6-934c309faf5a</vt:lpwstr>
  </property>
  <property fmtid="{D5CDD505-2E9C-101B-9397-08002B2CF9AE}" pid="13" name="ClassificationContentMarkingHeaderShapeIds">
    <vt:lpwstr>d3f7876,5eb8e96d,f606ab6</vt:lpwstr>
  </property>
  <property fmtid="{D5CDD505-2E9C-101B-9397-08002B2CF9AE}" pid="14" name="ClassificationContentMarkingHeaderFontProps">
    <vt:lpwstr>#000000,11,Aptos</vt:lpwstr>
  </property>
  <property fmtid="{D5CDD505-2E9C-101B-9397-08002B2CF9AE}" pid="15" name="ClassificationContentMarkingHeaderText">
    <vt:lpwstr>                    Official (Closed) - Sensitive Normal</vt:lpwstr>
  </property>
  <property fmtid="{D5CDD505-2E9C-101B-9397-08002B2CF9AE}" pid="16" name="MSIP_Label_6576bca3-5650-4758-abba-bb5d9cf9724e_Enabled">
    <vt:lpwstr>true</vt:lpwstr>
  </property>
  <property fmtid="{D5CDD505-2E9C-101B-9397-08002B2CF9AE}" pid="17" name="MSIP_Label_6576bca3-5650-4758-abba-bb5d9cf9724e_SetDate">
    <vt:lpwstr>2026-03-13T00:57:56Z</vt:lpwstr>
  </property>
  <property fmtid="{D5CDD505-2E9C-101B-9397-08002B2CF9AE}" pid="18" name="MSIP_Label_6576bca3-5650-4758-abba-bb5d9cf9724e_Method">
    <vt:lpwstr>Privileged</vt:lpwstr>
  </property>
  <property fmtid="{D5CDD505-2E9C-101B-9397-08002B2CF9AE}" pid="19" name="MSIP_Label_6576bca3-5650-4758-abba-bb5d9cf9724e_Name">
    <vt:lpwstr>6576bca3-5650-4758-abba-bb5d9cf9724e</vt:lpwstr>
  </property>
  <property fmtid="{D5CDD505-2E9C-101B-9397-08002B2CF9AE}" pid="20" name="MSIP_Label_6576bca3-5650-4758-abba-bb5d9cf9724e_SiteId">
    <vt:lpwstr>cba9e115-3016-4462-a1ab-a565cba0cdf1</vt:lpwstr>
  </property>
  <property fmtid="{D5CDD505-2E9C-101B-9397-08002B2CF9AE}" pid="21" name="MSIP_Label_6576bca3-5650-4758-abba-bb5d9cf9724e_ActionId">
    <vt:lpwstr>0dfd8526-529a-4884-9625-e5acdfa2899f</vt:lpwstr>
  </property>
  <property fmtid="{D5CDD505-2E9C-101B-9397-08002B2CF9AE}" pid="22" name="MSIP_Label_6576bca3-5650-4758-abba-bb5d9cf9724e_ContentBits">
    <vt:lpwstr>1</vt:lpwstr>
  </property>
  <property fmtid="{D5CDD505-2E9C-101B-9397-08002B2CF9AE}" pid="23" name="MSIP_Label_6576bca3-5650-4758-abba-bb5d9cf9724e_Tag">
    <vt:lpwstr>10, 0, 1, 1</vt:lpwstr>
  </property>
</Properties>
</file>