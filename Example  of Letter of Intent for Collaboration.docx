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49528" w14:textId="77777777" w:rsidR="00D10D3A" w:rsidRPr="00D10D3A" w:rsidRDefault="00D10D3A" w:rsidP="00D10D3A">
      <w:pPr>
        <w:spacing w:after="160" w:line="259" w:lineRule="auto"/>
        <w:rPr>
          <w:rFonts w:ascii="Arial" w:hAnsi="Arial" w:cs="Arial"/>
          <w:b/>
        </w:rPr>
      </w:pPr>
      <w:proofErr w:type="gramStart"/>
      <w:r w:rsidRPr="00E825F6">
        <w:rPr>
          <w:rFonts w:ascii="Arial" w:hAnsi="Arial" w:cs="Arial"/>
          <w:b/>
          <w:sz w:val="22"/>
          <w:szCs w:val="22"/>
          <w:u w:val="single"/>
        </w:rPr>
        <w:t>Sample of</w:t>
      </w:r>
      <w:proofErr w:type="gramEnd"/>
      <w:r w:rsidRPr="00E825F6">
        <w:rPr>
          <w:rFonts w:ascii="Arial" w:hAnsi="Arial" w:cs="Arial"/>
          <w:b/>
          <w:sz w:val="22"/>
          <w:szCs w:val="22"/>
          <w:u w:val="single"/>
        </w:rPr>
        <w:t xml:space="preserve"> Letter of Intent </w:t>
      </w:r>
    </w:p>
    <w:p w14:paraId="5B9B0AAE" w14:textId="77777777" w:rsidR="00D10D3A" w:rsidRDefault="00D10D3A" w:rsidP="00D10D3A">
      <w:pPr>
        <w:rPr>
          <w:rFonts w:ascii="Arial" w:hAnsi="Arial" w:cs="Arial"/>
          <w:sz w:val="22"/>
          <w:szCs w:val="22"/>
        </w:rPr>
      </w:pPr>
    </w:p>
    <w:p w14:paraId="65F590C5" w14:textId="50574866" w:rsidR="00D10D3A" w:rsidRPr="002E75C8" w:rsidRDefault="002E75C8" w:rsidP="00D10D3A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[</w:t>
      </w:r>
      <w:ins w:id="0" w:author="Regina NG (NP)" w:date="2023-09-26T16:12:00Z">
        <w:r w:rsidR="007606E4">
          <w:rPr>
            <w:rFonts w:ascii="Arial" w:hAnsi="Arial" w:cs="Arial"/>
            <w:color w:val="000000" w:themeColor="text1"/>
            <w:sz w:val="22"/>
            <w:szCs w:val="22"/>
          </w:rPr>
          <w:sym w:font="Wingdings" w:char="F06C"/>
        </w:r>
      </w:ins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D10D3A" w:rsidRPr="002E75C8">
        <w:rPr>
          <w:rFonts w:ascii="Arial" w:hAnsi="Arial" w:cs="Arial"/>
          <w:color w:val="000000" w:themeColor="text1"/>
          <w:sz w:val="22"/>
          <w:szCs w:val="22"/>
        </w:rPr>
        <w:t>Company Name]</w:t>
      </w:r>
    </w:p>
    <w:p w14:paraId="18BFD46C" w14:textId="73FEC0ED" w:rsidR="00D10D3A" w:rsidRPr="002E75C8" w:rsidRDefault="002E75C8" w:rsidP="00D10D3A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[</w:t>
      </w:r>
      <w:ins w:id="1" w:author="Regina NG (NP)" w:date="2023-09-26T16:14:00Z">
        <w:r w:rsidR="007606E4">
          <w:rPr>
            <w:rFonts w:ascii="Arial" w:hAnsi="Arial" w:cs="Arial"/>
            <w:color w:val="000000" w:themeColor="text1"/>
            <w:sz w:val="22"/>
            <w:szCs w:val="22"/>
          </w:rPr>
          <w:sym w:font="Wingdings" w:char="F06C"/>
        </w:r>
      </w:ins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D10D3A" w:rsidRPr="002E75C8">
        <w:rPr>
          <w:rFonts w:ascii="Arial" w:hAnsi="Arial" w:cs="Arial"/>
          <w:color w:val="000000" w:themeColor="text1"/>
          <w:sz w:val="22"/>
          <w:szCs w:val="22"/>
        </w:rPr>
        <w:t>Address]</w:t>
      </w:r>
    </w:p>
    <w:p w14:paraId="1244FA92" w14:textId="77777777" w:rsidR="00D10D3A" w:rsidRPr="002E75C8" w:rsidRDefault="00D10D3A" w:rsidP="00D10D3A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7B4D6384" w14:textId="333C3554" w:rsidR="00D10D3A" w:rsidRPr="002E75C8" w:rsidRDefault="002E75C8" w:rsidP="00D10D3A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[</w:t>
      </w:r>
      <w:ins w:id="2" w:author="Regina NG (NP)" w:date="2023-09-26T16:14:00Z">
        <w:r w:rsidR="007606E4">
          <w:rPr>
            <w:rFonts w:ascii="Arial" w:hAnsi="Arial" w:cs="Arial"/>
            <w:color w:val="000000" w:themeColor="text1"/>
            <w:sz w:val="22"/>
            <w:szCs w:val="22"/>
          </w:rPr>
          <w:sym w:font="Wingdings" w:char="F06C"/>
        </w:r>
      </w:ins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D10D3A" w:rsidRPr="002E75C8">
        <w:rPr>
          <w:rFonts w:ascii="Arial" w:hAnsi="Arial" w:cs="Arial"/>
          <w:color w:val="000000" w:themeColor="text1"/>
          <w:sz w:val="22"/>
          <w:szCs w:val="22"/>
        </w:rPr>
        <w:t>Date]</w:t>
      </w:r>
    </w:p>
    <w:p w14:paraId="62EFACCC" w14:textId="77777777" w:rsidR="00D10D3A" w:rsidRPr="002E75C8" w:rsidRDefault="00D10D3A" w:rsidP="00D10D3A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1FC4F30A" w14:textId="7D78AAE8" w:rsidR="00D10D3A" w:rsidRPr="002E75C8" w:rsidRDefault="002E75C8" w:rsidP="00D10D3A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[</w:t>
      </w:r>
      <w:ins w:id="3" w:author="Regina NG (NP)" w:date="2023-09-26T16:14:00Z">
        <w:r w:rsidR="007606E4">
          <w:rPr>
            <w:rFonts w:ascii="Arial" w:hAnsi="Arial" w:cs="Arial"/>
            <w:color w:val="000000" w:themeColor="text1"/>
            <w:sz w:val="22"/>
            <w:szCs w:val="22"/>
          </w:rPr>
          <w:sym w:font="Wingdings" w:char="F06C"/>
        </w:r>
      </w:ins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D10D3A" w:rsidRPr="002E75C8">
        <w:rPr>
          <w:rFonts w:ascii="Arial" w:hAnsi="Arial" w:cs="Arial"/>
          <w:color w:val="000000" w:themeColor="text1"/>
          <w:sz w:val="22"/>
          <w:szCs w:val="22"/>
        </w:rPr>
        <w:t>Recipient name from Ngee Ann Polytechnic]</w:t>
      </w:r>
    </w:p>
    <w:p w14:paraId="61AC93CF" w14:textId="77777777" w:rsidR="00D10D3A" w:rsidRPr="002E75C8" w:rsidRDefault="00D10D3A" w:rsidP="00D10D3A">
      <w:pPr>
        <w:rPr>
          <w:rFonts w:ascii="Arial" w:hAnsi="Arial" w:cs="Arial"/>
          <w:color w:val="000000" w:themeColor="text1"/>
          <w:sz w:val="22"/>
          <w:szCs w:val="22"/>
        </w:rPr>
      </w:pPr>
      <w:r w:rsidRPr="002E75C8">
        <w:rPr>
          <w:rFonts w:ascii="Arial" w:hAnsi="Arial" w:cs="Arial"/>
          <w:color w:val="000000" w:themeColor="text1"/>
          <w:sz w:val="22"/>
          <w:szCs w:val="22"/>
        </w:rPr>
        <w:t>Ngee Ann Polytechnic</w:t>
      </w:r>
    </w:p>
    <w:p w14:paraId="34AF497C" w14:textId="6A97D5EA" w:rsidR="00D10D3A" w:rsidRPr="002E75C8" w:rsidRDefault="002E75C8" w:rsidP="00D10D3A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[</w:t>
      </w:r>
      <w:ins w:id="4" w:author="Regina NG (NP)" w:date="2023-09-26T16:14:00Z">
        <w:r w:rsidR="007606E4">
          <w:rPr>
            <w:rFonts w:ascii="Arial" w:hAnsi="Arial" w:cs="Arial"/>
            <w:color w:val="000000" w:themeColor="text1"/>
            <w:sz w:val="22"/>
            <w:szCs w:val="22"/>
          </w:rPr>
          <w:sym w:font="Wingdings" w:char="F06C"/>
        </w:r>
      </w:ins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D10D3A" w:rsidRPr="002E75C8">
        <w:rPr>
          <w:rFonts w:ascii="Arial" w:hAnsi="Arial" w:cs="Arial"/>
          <w:color w:val="000000" w:themeColor="text1"/>
          <w:sz w:val="22"/>
          <w:szCs w:val="22"/>
        </w:rPr>
        <w:t>School or COI]</w:t>
      </w:r>
    </w:p>
    <w:p w14:paraId="43A2F95B" w14:textId="77777777" w:rsidR="00D10D3A" w:rsidRPr="002E75C8" w:rsidRDefault="00D10D3A" w:rsidP="00D10D3A">
      <w:pPr>
        <w:rPr>
          <w:rFonts w:ascii="Arial" w:hAnsi="Arial" w:cs="Arial"/>
          <w:color w:val="000000" w:themeColor="text1"/>
          <w:sz w:val="22"/>
          <w:szCs w:val="22"/>
        </w:rPr>
      </w:pPr>
      <w:r w:rsidRPr="002E75C8">
        <w:rPr>
          <w:rFonts w:ascii="Arial" w:hAnsi="Arial" w:cs="Arial"/>
          <w:color w:val="000000" w:themeColor="text1"/>
          <w:sz w:val="22"/>
          <w:szCs w:val="22"/>
        </w:rPr>
        <w:t xml:space="preserve">535 Clementi Road </w:t>
      </w:r>
    </w:p>
    <w:p w14:paraId="5E44F3B2" w14:textId="19E29DB0" w:rsidR="00D10D3A" w:rsidRPr="002E75C8" w:rsidRDefault="00D10D3A" w:rsidP="00D10D3A">
      <w:pPr>
        <w:rPr>
          <w:rFonts w:ascii="Arial" w:hAnsi="Arial" w:cs="Arial"/>
          <w:color w:val="000000" w:themeColor="text1"/>
          <w:sz w:val="22"/>
          <w:szCs w:val="22"/>
        </w:rPr>
      </w:pPr>
      <w:r w:rsidRPr="002E75C8">
        <w:rPr>
          <w:rFonts w:ascii="Arial" w:hAnsi="Arial" w:cs="Arial"/>
          <w:color w:val="000000" w:themeColor="text1"/>
          <w:sz w:val="22"/>
          <w:szCs w:val="22"/>
        </w:rPr>
        <w:t>Singapore 599489</w:t>
      </w:r>
      <w:r w:rsidR="008F1BD2">
        <w:rPr>
          <w:rFonts w:ascii="Arial" w:hAnsi="Arial" w:cs="Arial"/>
          <w:color w:val="000000" w:themeColor="text1"/>
          <w:sz w:val="22"/>
          <w:szCs w:val="22"/>
        </w:rPr>
        <w:tab/>
      </w:r>
      <w:r w:rsidR="008F1BD2">
        <w:rPr>
          <w:rFonts w:ascii="Arial" w:hAnsi="Arial" w:cs="Arial"/>
          <w:color w:val="000000" w:themeColor="text1"/>
          <w:sz w:val="22"/>
          <w:szCs w:val="22"/>
        </w:rPr>
        <w:tab/>
      </w:r>
      <w:r w:rsidR="008F1BD2">
        <w:rPr>
          <w:rFonts w:ascii="Arial" w:hAnsi="Arial" w:cs="Arial"/>
          <w:color w:val="000000" w:themeColor="text1"/>
          <w:sz w:val="22"/>
          <w:szCs w:val="22"/>
        </w:rPr>
        <w:tab/>
      </w:r>
      <w:r w:rsidR="008F1BD2">
        <w:rPr>
          <w:rFonts w:ascii="Arial" w:hAnsi="Arial" w:cs="Arial"/>
          <w:color w:val="000000" w:themeColor="text1"/>
          <w:sz w:val="22"/>
          <w:szCs w:val="22"/>
        </w:rPr>
        <w:tab/>
      </w:r>
      <w:r w:rsidR="008F1BD2">
        <w:rPr>
          <w:rFonts w:ascii="Arial" w:hAnsi="Arial" w:cs="Arial"/>
          <w:color w:val="000000" w:themeColor="text1"/>
          <w:sz w:val="22"/>
          <w:szCs w:val="22"/>
        </w:rPr>
        <w:tab/>
        <w:t xml:space="preserve">                          </w:t>
      </w:r>
      <w:proofErr w:type="gramStart"/>
      <w:r w:rsidR="008F1BD2">
        <w:rPr>
          <w:rFonts w:ascii="Arial" w:hAnsi="Arial" w:cs="Arial"/>
          <w:color w:val="000000" w:themeColor="text1"/>
          <w:sz w:val="22"/>
          <w:szCs w:val="22"/>
        </w:rPr>
        <w:t xml:space="preserve">   “</w:t>
      </w:r>
      <w:proofErr w:type="gramEnd"/>
      <w:r w:rsidR="008F1BD2" w:rsidRPr="00062C50">
        <w:rPr>
          <w:rFonts w:ascii="Arial" w:hAnsi="Arial" w:cs="Arial"/>
          <w:b/>
          <w:color w:val="000000" w:themeColor="text1"/>
          <w:sz w:val="22"/>
          <w:szCs w:val="22"/>
        </w:rPr>
        <w:t>Subject to Contract</w:t>
      </w:r>
      <w:r w:rsidR="008F1BD2">
        <w:rPr>
          <w:rFonts w:ascii="Arial" w:hAnsi="Arial" w:cs="Arial"/>
          <w:color w:val="000000" w:themeColor="text1"/>
          <w:sz w:val="22"/>
          <w:szCs w:val="22"/>
        </w:rPr>
        <w:t xml:space="preserve">” </w:t>
      </w:r>
    </w:p>
    <w:p w14:paraId="1645D320" w14:textId="77777777" w:rsidR="00D10D3A" w:rsidRPr="002E75C8" w:rsidRDefault="00D10D3A" w:rsidP="00D10D3A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0FC135D7" w14:textId="74210F98" w:rsidR="00D10D3A" w:rsidRPr="002E75C8" w:rsidRDefault="007C021A" w:rsidP="00D10D3A">
      <w:pPr>
        <w:rPr>
          <w:rFonts w:ascii="Arial" w:hAnsi="Arial" w:cs="Arial"/>
          <w:color w:val="000000" w:themeColor="text1"/>
          <w:sz w:val="22"/>
          <w:szCs w:val="22"/>
        </w:rPr>
      </w:pPr>
      <w:r w:rsidRPr="002E75C8">
        <w:rPr>
          <w:rFonts w:ascii="Arial" w:hAnsi="Arial" w:cs="Arial"/>
          <w:color w:val="000000" w:themeColor="text1"/>
          <w:sz w:val="22"/>
          <w:szCs w:val="22"/>
        </w:rPr>
        <w:t xml:space="preserve">Re: Collaboration on </w:t>
      </w:r>
      <w:r w:rsidR="002E75C8">
        <w:rPr>
          <w:rFonts w:ascii="Arial" w:hAnsi="Arial" w:cs="Arial"/>
          <w:color w:val="000000" w:themeColor="text1"/>
          <w:sz w:val="22"/>
          <w:szCs w:val="22"/>
        </w:rPr>
        <w:t>[</w:t>
      </w:r>
      <w:ins w:id="5" w:author="Regina NG (NP)" w:date="2023-09-26T16:15:00Z">
        <w:r w:rsidR="007606E4">
          <w:rPr>
            <w:rFonts w:ascii="Arial" w:hAnsi="Arial" w:cs="Arial"/>
            <w:color w:val="000000" w:themeColor="text1"/>
            <w:sz w:val="22"/>
            <w:szCs w:val="22"/>
          </w:rPr>
          <w:sym w:font="Wingdings" w:char="F06C"/>
        </w:r>
      </w:ins>
      <w:r w:rsidR="002E75C8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2E75C8">
        <w:rPr>
          <w:rFonts w:ascii="Arial" w:hAnsi="Arial" w:cs="Arial"/>
          <w:color w:val="000000" w:themeColor="text1"/>
          <w:sz w:val="22"/>
          <w:szCs w:val="22"/>
        </w:rPr>
        <w:t>Innovation] with Ngee Ann Polytechnic</w:t>
      </w:r>
    </w:p>
    <w:p w14:paraId="023B29F6" w14:textId="77777777" w:rsidR="007C021A" w:rsidRPr="002E75C8" w:rsidRDefault="007C021A" w:rsidP="00D10D3A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32C58654" w14:textId="77777777" w:rsidR="007C021A" w:rsidRPr="002E75C8" w:rsidRDefault="007C021A" w:rsidP="00D10D3A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5EBF14B1" w14:textId="040BBF72" w:rsidR="00D10D3A" w:rsidRPr="002E75C8" w:rsidRDefault="00D10D3A" w:rsidP="00D10D3A">
      <w:pPr>
        <w:rPr>
          <w:rFonts w:ascii="Arial" w:hAnsi="Arial" w:cs="Arial"/>
          <w:color w:val="000000" w:themeColor="text1"/>
          <w:sz w:val="22"/>
          <w:szCs w:val="22"/>
        </w:rPr>
      </w:pPr>
      <w:r w:rsidRPr="002E75C8">
        <w:rPr>
          <w:rFonts w:ascii="Arial" w:hAnsi="Arial" w:cs="Arial"/>
          <w:color w:val="000000" w:themeColor="text1"/>
          <w:sz w:val="22"/>
          <w:szCs w:val="22"/>
        </w:rPr>
        <w:t xml:space="preserve">Dear </w:t>
      </w:r>
      <w:r w:rsidR="002E75C8">
        <w:rPr>
          <w:rFonts w:ascii="Arial" w:hAnsi="Arial" w:cs="Arial"/>
          <w:color w:val="000000" w:themeColor="text1"/>
          <w:sz w:val="22"/>
          <w:szCs w:val="22"/>
        </w:rPr>
        <w:t>[</w:t>
      </w:r>
      <w:ins w:id="6" w:author="Regina NG (NP)" w:date="2023-09-26T16:15:00Z">
        <w:r w:rsidR="007606E4">
          <w:rPr>
            <w:rFonts w:ascii="Arial" w:hAnsi="Arial" w:cs="Arial"/>
            <w:color w:val="000000" w:themeColor="text1"/>
            <w:sz w:val="22"/>
            <w:szCs w:val="22"/>
          </w:rPr>
          <w:sym w:font="Wingdings" w:char="F06C"/>
        </w:r>
      </w:ins>
      <w:r w:rsidR="002E75C8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2E75C8">
        <w:rPr>
          <w:rFonts w:ascii="Arial" w:hAnsi="Arial" w:cs="Arial"/>
          <w:color w:val="000000" w:themeColor="text1"/>
          <w:sz w:val="22"/>
          <w:szCs w:val="22"/>
        </w:rPr>
        <w:t>Name of Recipient]:</w:t>
      </w:r>
    </w:p>
    <w:p w14:paraId="6389A26A" w14:textId="77777777" w:rsidR="00D10D3A" w:rsidRPr="002E75C8" w:rsidRDefault="00D10D3A" w:rsidP="00D10D3A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3228ADBA" w14:textId="77777777" w:rsidR="005C0AD0" w:rsidRPr="002E75C8" w:rsidRDefault="005C0AD0" w:rsidP="00D10D3A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5D9D7DA7" w14:textId="77777777" w:rsidR="001453EF" w:rsidRPr="002E75C8" w:rsidRDefault="007C021A" w:rsidP="007C021A">
      <w:pPr>
        <w:rPr>
          <w:rFonts w:ascii="Arial" w:hAnsi="Arial" w:cs="Arial"/>
          <w:color w:val="000000" w:themeColor="text1"/>
          <w:sz w:val="22"/>
          <w:szCs w:val="22"/>
        </w:rPr>
      </w:pPr>
      <w:r w:rsidRPr="002E75C8">
        <w:rPr>
          <w:rFonts w:ascii="Arial" w:hAnsi="Arial" w:cs="Arial"/>
          <w:color w:val="000000" w:themeColor="text1"/>
          <w:sz w:val="22"/>
          <w:szCs w:val="22"/>
        </w:rPr>
        <w:t>We are</w:t>
      </w:r>
      <w:r w:rsidR="005C0AD0" w:rsidRPr="002E75C8">
        <w:rPr>
          <w:rFonts w:ascii="Arial" w:hAnsi="Arial" w:cs="Arial"/>
          <w:color w:val="000000" w:themeColor="text1"/>
          <w:sz w:val="22"/>
          <w:szCs w:val="22"/>
        </w:rPr>
        <w:t xml:space="preserve"> writing this letter to </w:t>
      </w:r>
      <w:r w:rsidR="00B160C1" w:rsidRPr="002E75C8">
        <w:rPr>
          <w:rFonts w:ascii="Arial" w:hAnsi="Arial" w:cs="Arial"/>
          <w:color w:val="000000" w:themeColor="text1"/>
          <w:sz w:val="22"/>
          <w:szCs w:val="22"/>
        </w:rPr>
        <w:t>express our interest in collaborating</w:t>
      </w:r>
      <w:r w:rsidR="005C0AD0" w:rsidRPr="002E75C8">
        <w:rPr>
          <w:rFonts w:ascii="Arial" w:hAnsi="Arial" w:cs="Arial"/>
          <w:color w:val="000000" w:themeColor="text1"/>
          <w:sz w:val="22"/>
          <w:szCs w:val="22"/>
        </w:rPr>
        <w:t xml:space="preserve"> with Ngee Ann Polytechnic </w:t>
      </w:r>
      <w:r w:rsidR="00B160C1" w:rsidRPr="002E75C8">
        <w:rPr>
          <w:rFonts w:ascii="Arial" w:hAnsi="Arial" w:cs="Arial"/>
          <w:color w:val="000000" w:themeColor="text1"/>
          <w:sz w:val="22"/>
          <w:szCs w:val="22"/>
        </w:rPr>
        <w:t xml:space="preserve">(NP) to jointly develop and </w:t>
      </w:r>
      <w:proofErr w:type="spellStart"/>
      <w:r w:rsidR="002E75C8" w:rsidRPr="002E75C8">
        <w:rPr>
          <w:rFonts w:ascii="Arial" w:hAnsi="Arial" w:cs="Arial"/>
          <w:color w:val="000000" w:themeColor="text1"/>
          <w:sz w:val="22"/>
          <w:szCs w:val="22"/>
        </w:rPr>
        <w:t>commercialise</w:t>
      </w:r>
      <w:proofErr w:type="spellEnd"/>
      <w:r w:rsidR="00B160C1" w:rsidRPr="002E75C8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453EF" w:rsidRPr="002E75C8">
        <w:rPr>
          <w:rFonts w:ascii="Arial" w:hAnsi="Arial" w:cs="Arial"/>
          <w:color w:val="000000" w:themeColor="text1"/>
          <w:sz w:val="22"/>
          <w:szCs w:val="22"/>
        </w:rPr>
        <w:t>innovations/IP in the following areas:</w:t>
      </w:r>
    </w:p>
    <w:p w14:paraId="7DEA5BA3" w14:textId="77777777" w:rsidR="001453EF" w:rsidRPr="002E75C8" w:rsidRDefault="001453EF" w:rsidP="005C0AD0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22CA729B" w14:textId="608882AF" w:rsidR="007C021A" w:rsidRPr="002E75C8" w:rsidRDefault="002E75C8" w:rsidP="007C021A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[</w:t>
      </w:r>
      <w:ins w:id="7" w:author="Regina NG (NP)" w:date="2023-09-26T16:15:00Z">
        <w:r w:rsidR="007606E4">
          <w:rPr>
            <w:rFonts w:ascii="Arial" w:hAnsi="Arial" w:cs="Arial"/>
            <w:color w:val="000000" w:themeColor="text1"/>
            <w:sz w:val="22"/>
            <w:szCs w:val="22"/>
          </w:rPr>
          <w:sym w:font="Wingdings" w:char="F06C"/>
        </w:r>
      </w:ins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7C021A" w:rsidRPr="002E75C8">
        <w:rPr>
          <w:rFonts w:ascii="Arial" w:hAnsi="Arial" w:cs="Arial"/>
          <w:color w:val="000000" w:themeColor="text1"/>
          <w:sz w:val="22"/>
          <w:szCs w:val="22"/>
        </w:rPr>
        <w:t>First area of potential collaboration]</w:t>
      </w:r>
    </w:p>
    <w:p w14:paraId="4B9B577C" w14:textId="700A4A7D" w:rsidR="007C021A" w:rsidRPr="002E75C8" w:rsidRDefault="002E75C8" w:rsidP="007C021A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[</w:t>
      </w:r>
      <w:ins w:id="8" w:author="Regina NG (NP)" w:date="2023-09-26T16:15:00Z">
        <w:r w:rsidR="007606E4">
          <w:rPr>
            <w:rFonts w:ascii="Arial" w:hAnsi="Arial" w:cs="Arial"/>
            <w:color w:val="000000" w:themeColor="text1"/>
            <w:sz w:val="22"/>
            <w:szCs w:val="22"/>
          </w:rPr>
          <w:sym w:font="Wingdings" w:char="F06C"/>
        </w:r>
      </w:ins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7C021A" w:rsidRPr="002E75C8">
        <w:rPr>
          <w:rFonts w:ascii="Arial" w:hAnsi="Arial" w:cs="Arial"/>
          <w:color w:val="000000" w:themeColor="text1"/>
          <w:sz w:val="22"/>
          <w:szCs w:val="22"/>
        </w:rPr>
        <w:t>Second area of potential collaboration]</w:t>
      </w:r>
    </w:p>
    <w:p w14:paraId="21780C36" w14:textId="55D89239" w:rsidR="007C021A" w:rsidRPr="002E75C8" w:rsidRDefault="002E75C8" w:rsidP="007C021A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[</w:t>
      </w:r>
      <w:ins w:id="9" w:author="Regina NG (NP)" w:date="2023-09-26T16:15:00Z">
        <w:r w:rsidR="007606E4">
          <w:rPr>
            <w:rFonts w:ascii="Arial" w:hAnsi="Arial" w:cs="Arial"/>
            <w:color w:val="000000" w:themeColor="text1"/>
            <w:sz w:val="22"/>
            <w:szCs w:val="22"/>
          </w:rPr>
          <w:sym w:font="Wingdings" w:char="F06C"/>
        </w:r>
      </w:ins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7C021A" w:rsidRPr="002E75C8">
        <w:rPr>
          <w:rFonts w:ascii="Arial" w:hAnsi="Arial" w:cs="Arial"/>
          <w:color w:val="000000" w:themeColor="text1"/>
          <w:sz w:val="22"/>
          <w:szCs w:val="22"/>
        </w:rPr>
        <w:t>Third area of potential collaboration]</w:t>
      </w:r>
    </w:p>
    <w:p w14:paraId="15793721" w14:textId="77777777" w:rsidR="001453EF" w:rsidRPr="002E75C8" w:rsidRDefault="001453EF" w:rsidP="005C0AD0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6644B9B6" w14:textId="77777777" w:rsidR="00121F23" w:rsidRPr="002E75C8" w:rsidRDefault="00121F23" w:rsidP="002E75C8">
      <w:pPr>
        <w:rPr>
          <w:rFonts w:ascii="Arial" w:hAnsi="Arial" w:cs="Arial"/>
          <w:color w:val="000000" w:themeColor="text1"/>
          <w:sz w:val="22"/>
          <w:szCs w:val="22"/>
        </w:rPr>
      </w:pPr>
      <w:r w:rsidRPr="002E75C8">
        <w:rPr>
          <w:rFonts w:ascii="Arial" w:hAnsi="Arial" w:cs="Arial"/>
          <w:color w:val="000000" w:themeColor="text1"/>
          <w:sz w:val="22"/>
          <w:szCs w:val="22"/>
        </w:rPr>
        <w:t>Brief Description of the Company, its core business and market strength.</w:t>
      </w:r>
      <w:r w:rsidR="00BE0469" w:rsidRPr="002E75C8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75957B51" w14:textId="77777777" w:rsidR="00121F23" w:rsidRPr="002E75C8" w:rsidRDefault="00121F23" w:rsidP="007C021A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02A8CA77" w14:textId="0BC44716" w:rsidR="00EE12BA" w:rsidRDefault="00EE12BA" w:rsidP="002E75C8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206BEA69" w14:textId="77777777" w:rsidR="00EE12BA" w:rsidRPr="002E75C8" w:rsidRDefault="00EE12BA" w:rsidP="00C70955">
      <w:pPr>
        <w:rPr>
          <w:rFonts w:ascii="Arial" w:hAnsi="Arial" w:cs="Arial"/>
          <w:color w:val="000000" w:themeColor="text1"/>
          <w:sz w:val="22"/>
          <w:szCs w:val="22"/>
        </w:rPr>
      </w:pPr>
      <w:r w:rsidRPr="00EE12BA">
        <w:rPr>
          <w:rFonts w:ascii="Arial" w:hAnsi="Arial" w:cs="Arial"/>
          <w:color w:val="000000" w:themeColor="text1"/>
          <w:sz w:val="22"/>
          <w:szCs w:val="22"/>
        </w:rPr>
        <w:t xml:space="preserve">We believe that our expertise in [area of expertise] and </w:t>
      </w:r>
      <w:r>
        <w:rPr>
          <w:rFonts w:ascii="Arial" w:hAnsi="Arial" w:cs="Arial"/>
          <w:color w:val="000000" w:themeColor="text1"/>
          <w:sz w:val="22"/>
          <w:szCs w:val="22"/>
        </w:rPr>
        <w:t>Ngee Ann Polytechnic’s</w:t>
      </w:r>
      <w:r w:rsidRPr="00EE12BA">
        <w:rPr>
          <w:rFonts w:ascii="Arial" w:hAnsi="Arial" w:cs="Arial"/>
          <w:color w:val="000000" w:themeColor="text1"/>
          <w:sz w:val="22"/>
          <w:szCs w:val="22"/>
        </w:rPr>
        <w:t xml:space="preserve"> expertise in [</w:t>
      </w:r>
      <w:r w:rsidR="00C70955" w:rsidRPr="00C70955">
        <w:rPr>
          <w:rFonts w:ascii="Arial" w:hAnsi="Arial" w:cs="Arial"/>
          <w:color w:val="000000" w:themeColor="text1"/>
          <w:sz w:val="22"/>
          <w:szCs w:val="22"/>
        </w:rPr>
        <w:t>Description of the specific project or area of interest that Ngee Ann Polytechnic owned</w:t>
      </w:r>
      <w:r w:rsidRPr="00EE12BA">
        <w:rPr>
          <w:rFonts w:ascii="Arial" w:hAnsi="Arial" w:cs="Arial"/>
          <w:color w:val="000000" w:themeColor="text1"/>
          <w:sz w:val="22"/>
          <w:szCs w:val="22"/>
        </w:rPr>
        <w:t>] can be complementary in developing and commercializing innovations in the areas mentioned above.</w:t>
      </w:r>
    </w:p>
    <w:p w14:paraId="670C73F1" w14:textId="77777777" w:rsidR="00121F23" w:rsidRPr="002E75C8" w:rsidRDefault="00121F23" w:rsidP="007C021A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63C8E56D" w14:textId="16544BA8" w:rsidR="00EE12BA" w:rsidRDefault="00EE12BA" w:rsidP="00EE12BA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D16709F" w14:textId="77777777" w:rsidR="00EE12BA" w:rsidRDefault="00EE12BA" w:rsidP="00EE12BA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E12BA">
        <w:rPr>
          <w:rFonts w:ascii="Arial" w:hAnsi="Arial" w:cs="Arial"/>
          <w:color w:val="000000" w:themeColor="text1"/>
          <w:sz w:val="22"/>
          <w:szCs w:val="22"/>
        </w:rPr>
        <w:t xml:space="preserve">We are particularly interested in the following innovations owned by </w:t>
      </w:r>
      <w:r>
        <w:rPr>
          <w:rFonts w:ascii="Arial" w:hAnsi="Arial" w:cs="Arial"/>
          <w:color w:val="000000" w:themeColor="text1"/>
          <w:sz w:val="22"/>
          <w:szCs w:val="22"/>
        </w:rPr>
        <w:t>Ngee Ann Polytechnic</w:t>
      </w:r>
      <w:r w:rsidRPr="00EE12BA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0EB5E6D" w14:textId="77777777" w:rsidR="00EE12BA" w:rsidRPr="002E75C8" w:rsidRDefault="00EE12BA" w:rsidP="00062C50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[Explain how </w:t>
      </w:r>
      <w:proofErr w:type="gramStart"/>
      <w:r>
        <w:rPr>
          <w:rFonts w:ascii="Arial" w:hAnsi="Arial" w:cs="Arial"/>
          <w:color w:val="000000" w:themeColor="text1"/>
          <w:sz w:val="22"/>
          <w:szCs w:val="22"/>
        </w:rPr>
        <w:t>the innovation</w:t>
      </w:r>
      <w:proofErr w:type="gramEnd"/>
      <w:r>
        <w:rPr>
          <w:rFonts w:ascii="Arial" w:hAnsi="Arial" w:cs="Arial"/>
          <w:color w:val="000000" w:themeColor="text1"/>
          <w:sz w:val="22"/>
          <w:szCs w:val="22"/>
        </w:rPr>
        <w:t xml:space="preserve"> is related to the market or potential market]</w:t>
      </w:r>
    </w:p>
    <w:p w14:paraId="70924D31" w14:textId="77777777" w:rsidR="00BE0469" w:rsidRPr="002E75C8" w:rsidRDefault="00BE0469" w:rsidP="007C021A">
      <w:pPr>
        <w:pStyle w:val="ListParagraph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37A84996" w14:textId="7BE8C2E2" w:rsidR="00BE0469" w:rsidRPr="002E75C8" w:rsidRDefault="00BE0469" w:rsidP="002E75C8">
      <w:pPr>
        <w:rPr>
          <w:rFonts w:ascii="Arial" w:hAnsi="Arial" w:cs="Arial"/>
          <w:color w:val="000000" w:themeColor="text1"/>
          <w:sz w:val="22"/>
          <w:szCs w:val="22"/>
        </w:rPr>
      </w:pPr>
      <w:r w:rsidRPr="002E75C8">
        <w:rPr>
          <w:rFonts w:ascii="Arial" w:hAnsi="Arial" w:cs="Arial"/>
          <w:color w:val="000000" w:themeColor="text1"/>
          <w:sz w:val="22"/>
          <w:szCs w:val="22"/>
        </w:rPr>
        <w:t xml:space="preserve">For </w:t>
      </w:r>
      <w:r w:rsidR="002E75C8">
        <w:rPr>
          <w:rFonts w:ascii="Arial" w:hAnsi="Arial" w:cs="Arial"/>
          <w:color w:val="000000" w:themeColor="text1"/>
          <w:sz w:val="22"/>
          <w:szCs w:val="22"/>
        </w:rPr>
        <w:t>[</w:t>
      </w:r>
      <w:ins w:id="10" w:author="Regina NG (NP)" w:date="2023-09-26T16:16:00Z">
        <w:r w:rsidR="007606E4">
          <w:rPr>
            <w:rFonts w:ascii="Arial" w:hAnsi="Arial" w:cs="Arial"/>
            <w:color w:val="000000" w:themeColor="text1"/>
            <w:sz w:val="22"/>
            <w:szCs w:val="22"/>
          </w:rPr>
          <w:sym w:font="Wingdings" w:char="F06C"/>
        </w:r>
      </w:ins>
      <w:r w:rsidR="002E75C8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2E75C8">
        <w:rPr>
          <w:rFonts w:ascii="Arial" w:hAnsi="Arial" w:cs="Arial"/>
          <w:color w:val="000000" w:themeColor="text1"/>
          <w:sz w:val="22"/>
          <w:szCs w:val="22"/>
        </w:rPr>
        <w:t xml:space="preserve">Company] as a commercial operator to adopt the solution, describe the key features of the solution. </w:t>
      </w:r>
    </w:p>
    <w:p w14:paraId="4E1BD1D6" w14:textId="77777777" w:rsidR="00BE0469" w:rsidRPr="002E75C8" w:rsidRDefault="00BE0469" w:rsidP="007C021A">
      <w:pPr>
        <w:pStyle w:val="ListParagraph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1C4DF07C" w14:textId="3AE723DA" w:rsidR="001453EF" w:rsidRPr="002E75C8" w:rsidRDefault="000535B8" w:rsidP="002E75C8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We are willing to contribute the following to the </w:t>
      </w:r>
      <w:proofErr w:type="gramStart"/>
      <w:r>
        <w:rPr>
          <w:rFonts w:ascii="Arial" w:hAnsi="Arial" w:cs="Arial"/>
          <w:color w:val="000000" w:themeColor="text1"/>
          <w:sz w:val="22"/>
          <w:szCs w:val="22"/>
        </w:rPr>
        <w:t>collaboration:</w:t>
      </w:r>
      <w:r w:rsidR="001453EF" w:rsidRPr="002E75C8">
        <w:rPr>
          <w:rFonts w:ascii="Arial" w:hAnsi="Arial" w:cs="Arial"/>
          <w:color w:val="000000" w:themeColor="text1"/>
          <w:sz w:val="22"/>
          <w:szCs w:val="22"/>
        </w:rPr>
        <w:t>:</w:t>
      </w:r>
      <w:proofErr w:type="gramEnd"/>
    </w:p>
    <w:p w14:paraId="750F948B" w14:textId="77777777" w:rsidR="001453EF" w:rsidRPr="002E75C8" w:rsidRDefault="001453EF" w:rsidP="007C021A">
      <w:pPr>
        <w:pStyle w:val="ListParagraph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71C28DFB" w14:textId="5777E85B" w:rsidR="005C0AD0" w:rsidRPr="002E75C8" w:rsidRDefault="000535B8" w:rsidP="007C021A">
      <w:pPr>
        <w:pStyle w:val="ListParagraph"/>
        <w:numPr>
          <w:ilvl w:val="0"/>
          <w:numId w:val="2"/>
        </w:numPr>
        <w:ind w:left="108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[</w:t>
      </w:r>
      <w:ins w:id="11" w:author="Regina NG (NP)" w:date="2023-09-26T16:16:00Z">
        <w:r w:rsidR="007606E4">
          <w:rPr>
            <w:rFonts w:ascii="Arial" w:hAnsi="Arial" w:cs="Arial"/>
            <w:color w:val="000000" w:themeColor="text1"/>
            <w:sz w:val="22"/>
            <w:szCs w:val="22"/>
          </w:rPr>
          <w:sym w:font="Wingdings" w:char="F06C"/>
        </w:r>
        <w:r w:rsidR="007606E4">
          <w:rPr>
            <w:rFonts w:ascii="Arial" w:hAnsi="Arial" w:cs="Arial"/>
            <w:color w:val="000000" w:themeColor="text1"/>
            <w:sz w:val="22"/>
            <w:szCs w:val="22"/>
          </w:rPr>
          <w:tab/>
        </w:r>
      </w:ins>
      <w:r w:rsidR="001453EF" w:rsidRPr="002E75C8">
        <w:rPr>
          <w:rFonts w:ascii="Arial" w:hAnsi="Arial" w:cs="Arial"/>
          <w:color w:val="000000" w:themeColor="text1"/>
          <w:sz w:val="22"/>
          <w:szCs w:val="22"/>
        </w:rPr>
        <w:t>Cash, if any</w:t>
      </w:r>
      <w:r>
        <w:rPr>
          <w:rFonts w:ascii="Arial" w:hAnsi="Arial" w:cs="Arial"/>
          <w:color w:val="000000" w:themeColor="text1"/>
          <w:sz w:val="22"/>
          <w:szCs w:val="22"/>
        </w:rPr>
        <w:t>]</w:t>
      </w:r>
    </w:p>
    <w:p w14:paraId="4FCDCF31" w14:textId="2E19D156" w:rsidR="001453EF" w:rsidRPr="002E75C8" w:rsidRDefault="000535B8" w:rsidP="007C021A">
      <w:pPr>
        <w:pStyle w:val="ListParagraph"/>
        <w:numPr>
          <w:ilvl w:val="0"/>
          <w:numId w:val="2"/>
        </w:numPr>
        <w:ind w:left="108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[</w:t>
      </w:r>
      <w:ins w:id="12" w:author="Regina NG (NP)" w:date="2023-09-26T16:16:00Z">
        <w:r w:rsidR="007606E4">
          <w:rPr>
            <w:rFonts w:ascii="Arial" w:hAnsi="Arial" w:cs="Arial"/>
            <w:color w:val="000000" w:themeColor="text1"/>
            <w:sz w:val="22"/>
            <w:szCs w:val="22"/>
          </w:rPr>
          <w:sym w:font="Wingdings" w:char="F06C"/>
        </w:r>
        <w:r w:rsidR="007606E4">
          <w:rPr>
            <w:rFonts w:ascii="Arial" w:hAnsi="Arial" w:cs="Arial"/>
            <w:color w:val="000000" w:themeColor="text1"/>
            <w:sz w:val="22"/>
            <w:szCs w:val="22"/>
          </w:rPr>
          <w:t xml:space="preserve"> </w:t>
        </w:r>
        <w:r w:rsidR="007606E4">
          <w:rPr>
            <w:rFonts w:ascii="Arial" w:hAnsi="Arial" w:cs="Arial"/>
            <w:color w:val="000000" w:themeColor="text1"/>
            <w:sz w:val="22"/>
            <w:szCs w:val="22"/>
          </w:rPr>
          <w:tab/>
        </w:r>
      </w:ins>
      <w:r w:rsidR="001453EF" w:rsidRPr="002E75C8">
        <w:rPr>
          <w:rFonts w:ascii="Arial" w:hAnsi="Arial" w:cs="Arial"/>
          <w:color w:val="000000" w:themeColor="text1"/>
          <w:sz w:val="22"/>
          <w:szCs w:val="22"/>
        </w:rPr>
        <w:t>In-</w:t>
      </w:r>
      <w:commentRangeStart w:id="13"/>
      <w:r w:rsidR="001453EF" w:rsidRPr="002E75C8">
        <w:rPr>
          <w:rFonts w:ascii="Arial" w:hAnsi="Arial" w:cs="Arial"/>
          <w:color w:val="000000" w:themeColor="text1"/>
          <w:sz w:val="22"/>
          <w:szCs w:val="22"/>
        </w:rPr>
        <w:t>kind</w:t>
      </w:r>
      <w:commentRangeEnd w:id="13"/>
      <w:r w:rsidR="00062C50">
        <w:rPr>
          <w:rStyle w:val="CommentReference"/>
        </w:rPr>
        <w:commentReference w:id="13"/>
      </w:r>
      <w:r w:rsidR="00062C5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>]</w:t>
      </w:r>
    </w:p>
    <w:p w14:paraId="25927221" w14:textId="77777777" w:rsidR="005C0AD0" w:rsidRPr="002E75C8" w:rsidRDefault="005C0AD0" w:rsidP="007C021A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7E3121F8" w14:textId="77777777" w:rsidR="007C021A" w:rsidRPr="002E75C8" w:rsidRDefault="007C021A" w:rsidP="007C021A">
      <w:pPr>
        <w:rPr>
          <w:rFonts w:ascii="Arial" w:hAnsi="Arial" w:cs="Arial"/>
          <w:color w:val="000000" w:themeColor="text1"/>
          <w:sz w:val="22"/>
          <w:szCs w:val="22"/>
        </w:rPr>
      </w:pPr>
      <w:r w:rsidRPr="007805FA">
        <w:rPr>
          <w:rFonts w:ascii="Arial" w:hAnsi="Arial" w:cs="Arial"/>
          <w:color w:val="000000" w:themeColor="text1"/>
          <w:sz w:val="22"/>
          <w:szCs w:val="22"/>
          <w:highlight w:val="yellow"/>
          <w:rPrChange w:id="14" w:author="Benjamin WING (NP)" w:date="2026-01-09T09:14:00Z" w16du:dateUtc="2026-01-09T01:14:00Z">
            <w:rPr>
              <w:rFonts w:ascii="Arial" w:hAnsi="Arial" w:cs="Arial"/>
              <w:color w:val="000000" w:themeColor="text1"/>
              <w:sz w:val="22"/>
              <w:szCs w:val="22"/>
            </w:rPr>
          </w:rPrChange>
        </w:rPr>
        <w:t>We will be open to discussions on technology acquisition, licensing or other ways of collaboration.</w:t>
      </w:r>
    </w:p>
    <w:p w14:paraId="3DF119F6" w14:textId="77777777" w:rsidR="007C021A" w:rsidRPr="002E75C8" w:rsidRDefault="007C021A" w:rsidP="007C021A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657DB760" w14:textId="77777777" w:rsidR="007C021A" w:rsidRPr="002E75C8" w:rsidRDefault="007C021A" w:rsidP="007C021A">
      <w:pPr>
        <w:rPr>
          <w:rFonts w:ascii="Arial" w:hAnsi="Arial" w:cs="Arial"/>
          <w:color w:val="000000" w:themeColor="text1"/>
          <w:sz w:val="22"/>
          <w:szCs w:val="22"/>
        </w:rPr>
      </w:pPr>
      <w:r w:rsidRPr="007805FA">
        <w:rPr>
          <w:rFonts w:ascii="Arial" w:hAnsi="Arial" w:cs="Arial"/>
          <w:color w:val="000000" w:themeColor="text1"/>
          <w:sz w:val="22"/>
          <w:szCs w:val="22"/>
          <w:highlight w:val="yellow"/>
          <w:rPrChange w:id="15" w:author="Benjamin WING (NP)" w:date="2026-01-09T09:14:00Z" w16du:dateUtc="2026-01-09T01:14:00Z">
            <w:rPr>
              <w:rFonts w:ascii="Arial" w:hAnsi="Arial" w:cs="Arial"/>
              <w:color w:val="000000" w:themeColor="text1"/>
              <w:sz w:val="22"/>
              <w:szCs w:val="22"/>
            </w:rPr>
          </w:rPrChange>
        </w:rPr>
        <w:t>This letter is not an official offer, and all details would need to be negotiated and executed through a formal Research Collaboration Agreement and Licensing Agreement.</w:t>
      </w:r>
    </w:p>
    <w:p w14:paraId="22F0C2E1" w14:textId="77777777" w:rsidR="007C021A" w:rsidRPr="002E75C8" w:rsidRDefault="007C021A" w:rsidP="007C021A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097105E3" w14:textId="138FC5C1" w:rsidR="007C021A" w:rsidRPr="002E75C8" w:rsidRDefault="002E75C8" w:rsidP="007C021A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[</w:t>
      </w:r>
      <w:ins w:id="16" w:author="Regina NG (NP)" w:date="2023-09-26T16:16:00Z">
        <w:r w:rsidR="007606E4">
          <w:rPr>
            <w:rFonts w:ascii="Arial" w:hAnsi="Arial" w:cs="Arial"/>
            <w:color w:val="000000" w:themeColor="text1"/>
            <w:sz w:val="22"/>
            <w:szCs w:val="22"/>
          </w:rPr>
          <w:sym w:font="Wingdings" w:char="F06C"/>
        </w:r>
      </w:ins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7C021A" w:rsidRPr="002E75C8">
        <w:rPr>
          <w:rFonts w:ascii="Arial" w:hAnsi="Arial" w:cs="Arial"/>
          <w:color w:val="000000" w:themeColor="text1"/>
          <w:sz w:val="22"/>
          <w:szCs w:val="22"/>
        </w:rPr>
        <w:t xml:space="preserve">The Company] and Ngee Ann Polytechnic agree that both parties must negotiate the </w:t>
      </w:r>
      <w:r w:rsidRPr="002E75C8">
        <w:rPr>
          <w:rFonts w:ascii="Arial" w:hAnsi="Arial" w:cs="Arial"/>
          <w:color w:val="000000" w:themeColor="text1"/>
          <w:sz w:val="22"/>
          <w:szCs w:val="22"/>
        </w:rPr>
        <w:t xml:space="preserve">collaboration terms </w:t>
      </w:r>
      <w:r w:rsidR="007C021A" w:rsidRPr="002E75C8">
        <w:rPr>
          <w:rFonts w:ascii="Arial" w:hAnsi="Arial" w:cs="Arial"/>
          <w:color w:val="000000" w:themeColor="text1"/>
          <w:sz w:val="22"/>
          <w:szCs w:val="22"/>
        </w:rPr>
        <w:t xml:space="preserve">to reach an agreement with either good faith, best efforts, or some other consideration of undertaking with </w:t>
      </w:r>
      <w:r w:rsidRPr="002E75C8">
        <w:rPr>
          <w:rFonts w:ascii="Arial" w:hAnsi="Arial" w:cs="Arial"/>
          <w:color w:val="000000" w:themeColor="text1"/>
          <w:sz w:val="22"/>
          <w:szCs w:val="22"/>
        </w:rPr>
        <w:t>honors</w:t>
      </w:r>
      <w:r w:rsidR="007C021A" w:rsidRPr="002E75C8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4FFB8844" w14:textId="77777777" w:rsidR="002E75C8" w:rsidRPr="002E75C8" w:rsidRDefault="002E75C8" w:rsidP="007C021A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7FA77862" w14:textId="0DA23FE1" w:rsidR="007C021A" w:rsidRPr="002E75C8" w:rsidRDefault="007C021A" w:rsidP="007C021A">
      <w:pPr>
        <w:rPr>
          <w:rFonts w:ascii="Arial" w:hAnsi="Arial" w:cs="Arial"/>
          <w:color w:val="000000" w:themeColor="text1"/>
          <w:sz w:val="22"/>
          <w:szCs w:val="22"/>
        </w:rPr>
      </w:pPr>
      <w:r w:rsidRPr="002E75C8">
        <w:rPr>
          <w:rFonts w:ascii="Arial" w:hAnsi="Arial" w:cs="Arial"/>
          <w:color w:val="000000" w:themeColor="text1"/>
          <w:sz w:val="22"/>
          <w:szCs w:val="22"/>
        </w:rPr>
        <w:t xml:space="preserve">This letter </w:t>
      </w:r>
      <w:r w:rsidR="00D929DD">
        <w:rPr>
          <w:rFonts w:ascii="Arial" w:hAnsi="Arial" w:cs="Arial"/>
          <w:color w:val="000000" w:themeColor="text1"/>
          <w:sz w:val="22"/>
          <w:szCs w:val="22"/>
        </w:rPr>
        <w:t>does</w:t>
      </w:r>
      <w:r w:rsidR="00D929DD" w:rsidRPr="002E75C8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2E75C8">
        <w:rPr>
          <w:rFonts w:ascii="Arial" w:hAnsi="Arial" w:cs="Arial"/>
          <w:color w:val="000000" w:themeColor="text1"/>
          <w:sz w:val="22"/>
          <w:szCs w:val="22"/>
        </w:rPr>
        <w:t>not impede Ngee Ann Polytechnic from entering any separate and new collaboration for similar R&amp;D area, negotiation and licensing of the IP in any form with third parties whatever.</w:t>
      </w:r>
    </w:p>
    <w:p w14:paraId="56C24614" w14:textId="77777777" w:rsidR="007C021A" w:rsidRPr="002E75C8" w:rsidRDefault="007C021A" w:rsidP="007C021A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76075E7B" w14:textId="5BD19020" w:rsidR="007C021A" w:rsidRPr="002E75C8" w:rsidRDefault="00A07026" w:rsidP="007C021A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Neither</w:t>
      </w:r>
      <w:r w:rsidRPr="002E75C8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7C021A" w:rsidRPr="002E75C8">
        <w:rPr>
          <w:rFonts w:ascii="Arial" w:hAnsi="Arial" w:cs="Arial"/>
          <w:color w:val="000000" w:themeColor="text1"/>
          <w:sz w:val="22"/>
          <w:szCs w:val="22"/>
        </w:rPr>
        <w:t xml:space="preserve">parties shall assume any liabilities under this letter. </w:t>
      </w:r>
    </w:p>
    <w:p w14:paraId="13C08022" w14:textId="77777777" w:rsidR="007C021A" w:rsidRPr="002E75C8" w:rsidRDefault="007C021A" w:rsidP="007C021A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24CC4CA9" w14:textId="275125B7" w:rsidR="00062C50" w:rsidRDefault="007C021A" w:rsidP="007C021A">
      <w:pPr>
        <w:rPr>
          <w:rFonts w:ascii="Arial" w:hAnsi="Arial" w:cs="Arial"/>
          <w:color w:val="000000" w:themeColor="text1"/>
          <w:sz w:val="22"/>
          <w:szCs w:val="22"/>
        </w:rPr>
      </w:pPr>
      <w:r w:rsidRPr="002E75C8">
        <w:rPr>
          <w:rFonts w:ascii="Arial" w:hAnsi="Arial" w:cs="Arial"/>
          <w:color w:val="000000" w:themeColor="text1"/>
          <w:sz w:val="22"/>
          <w:szCs w:val="22"/>
        </w:rPr>
        <w:t xml:space="preserve">This letter will expire on </w:t>
      </w:r>
      <w:r w:rsidR="002E75C8">
        <w:rPr>
          <w:rFonts w:ascii="Arial" w:hAnsi="Arial" w:cs="Arial"/>
          <w:color w:val="000000" w:themeColor="text1"/>
          <w:sz w:val="22"/>
          <w:szCs w:val="22"/>
        </w:rPr>
        <w:t>[</w:t>
      </w:r>
      <w:ins w:id="17" w:author="Regina NG (NP)" w:date="2023-09-26T16:17:00Z">
        <w:r w:rsidR="007606E4">
          <w:rPr>
            <w:rFonts w:ascii="Arial" w:hAnsi="Arial" w:cs="Arial"/>
            <w:color w:val="000000" w:themeColor="text1"/>
            <w:sz w:val="22"/>
            <w:szCs w:val="22"/>
          </w:rPr>
          <w:sym w:font="Wingdings" w:char="F06C"/>
        </w:r>
      </w:ins>
      <w:r w:rsidR="002E75C8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2E75C8">
        <w:rPr>
          <w:rFonts w:ascii="Arial" w:hAnsi="Arial" w:cs="Arial"/>
          <w:color w:val="000000" w:themeColor="text1"/>
          <w:sz w:val="22"/>
          <w:szCs w:val="22"/>
        </w:rPr>
        <w:t>Date].</w:t>
      </w:r>
      <w:r w:rsidR="00D6556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0C7C931F" w14:textId="77777777" w:rsidR="00062C50" w:rsidRDefault="00062C50" w:rsidP="007C021A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5B005E1C" w14:textId="50AA9637" w:rsidR="007C021A" w:rsidRPr="002E75C8" w:rsidRDefault="00062C50" w:rsidP="007C021A">
      <w:pPr>
        <w:rPr>
          <w:rFonts w:ascii="Arial" w:hAnsi="Arial" w:cs="Arial"/>
          <w:color w:val="000000" w:themeColor="text1"/>
          <w:sz w:val="22"/>
          <w:szCs w:val="22"/>
        </w:rPr>
      </w:pPr>
      <w:r w:rsidRPr="00743E8F">
        <w:rPr>
          <w:rFonts w:ascii="Arial" w:hAnsi="Arial" w:cs="Arial"/>
          <w:color w:val="000000" w:themeColor="text1"/>
          <w:sz w:val="22"/>
          <w:szCs w:val="22"/>
          <w:highlight w:val="yellow"/>
          <w:rPrChange w:id="18" w:author="Benjamin WING (NP)" w:date="2026-01-09T11:42:00Z" w16du:dateUtc="2026-01-09T03:42:00Z">
            <w:rPr>
              <w:rFonts w:ascii="Arial" w:hAnsi="Arial" w:cs="Arial"/>
              <w:color w:val="000000" w:themeColor="text1"/>
              <w:sz w:val="22"/>
              <w:szCs w:val="22"/>
            </w:rPr>
          </w:rPrChange>
        </w:rPr>
        <w:t xml:space="preserve">If the collaboration agreement or licensing agreement is not made within [ </w:t>
      </w:r>
      <w:del w:id="19" w:author="Regina NG (NP)" w:date="2023-09-26T16:17:00Z">
        <w:r w:rsidRPr="00743E8F" w:rsidDel="007606E4">
          <w:rPr>
            <w:rFonts w:ascii="Arial" w:hAnsi="Arial" w:cs="Arial"/>
            <w:color w:val="000000" w:themeColor="text1"/>
            <w:sz w:val="22"/>
            <w:szCs w:val="22"/>
            <w:highlight w:val="yellow"/>
            <w:rPrChange w:id="20" w:author="Benjamin WING (NP)" w:date="2026-01-09T11:42:00Z" w16du:dateUtc="2026-01-09T03:42:00Z">
              <w:rPr>
                <w:rFonts w:ascii="Arial" w:hAnsi="Arial" w:cs="Arial"/>
                <w:color w:val="000000" w:themeColor="text1"/>
                <w:sz w:val="22"/>
                <w:szCs w:val="22"/>
              </w:rPr>
            </w:rPrChange>
          </w:rPr>
          <w:sym w:font="Wingdings" w:char="F06C"/>
        </w:r>
      </w:del>
      <w:r w:rsidRPr="00743E8F">
        <w:rPr>
          <w:rFonts w:ascii="Arial" w:hAnsi="Arial" w:cs="Arial"/>
          <w:color w:val="000000" w:themeColor="text1"/>
          <w:sz w:val="22"/>
          <w:szCs w:val="22"/>
          <w:highlight w:val="yellow"/>
          <w:rPrChange w:id="21" w:author="Benjamin WING (NP)" w:date="2026-01-09T11:42:00Z" w16du:dateUtc="2026-01-09T03:42:00Z">
            <w:rPr>
              <w:rFonts w:ascii="Arial" w:hAnsi="Arial" w:cs="Arial"/>
              <w:color w:val="000000" w:themeColor="text1"/>
              <w:sz w:val="22"/>
              <w:szCs w:val="22"/>
            </w:rPr>
          </w:rPrChange>
        </w:rPr>
        <w:t xml:space="preserve"> Months] from the signing of the letter of intent, either party can terminate the letter of intent before the expiry date.</w:t>
      </w:r>
      <w:r w:rsidRPr="00062C5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38273622" w14:textId="77777777" w:rsidR="007C021A" w:rsidRPr="002E75C8" w:rsidRDefault="007C021A" w:rsidP="007C021A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535487A6" w14:textId="77777777" w:rsidR="007C021A" w:rsidRPr="002E75C8" w:rsidRDefault="007C021A" w:rsidP="007C021A">
      <w:pPr>
        <w:rPr>
          <w:rFonts w:ascii="Arial" w:hAnsi="Arial" w:cs="Arial"/>
          <w:color w:val="000000" w:themeColor="text1"/>
          <w:sz w:val="22"/>
          <w:szCs w:val="22"/>
        </w:rPr>
      </w:pPr>
      <w:r w:rsidRPr="002E75C8">
        <w:rPr>
          <w:rFonts w:ascii="Arial" w:hAnsi="Arial" w:cs="Arial"/>
          <w:color w:val="000000" w:themeColor="text1"/>
          <w:sz w:val="22"/>
          <w:szCs w:val="22"/>
        </w:rPr>
        <w:t xml:space="preserve">We look forward to more updates on your progress in developing the </w:t>
      </w:r>
      <w:r w:rsidR="002E75C8">
        <w:rPr>
          <w:rFonts w:ascii="Arial" w:hAnsi="Arial" w:cs="Arial"/>
          <w:color w:val="000000" w:themeColor="text1"/>
          <w:sz w:val="22"/>
          <w:szCs w:val="22"/>
        </w:rPr>
        <w:t>[</w:t>
      </w:r>
      <w:r w:rsidR="002E75C8">
        <w:rPr>
          <w:rFonts w:ascii="Arial" w:hAnsi="Arial" w:cs="Arial"/>
          <w:color w:val="000000" w:themeColor="text1"/>
          <w:sz w:val="22"/>
          <w:szCs w:val="22"/>
        </w:rPr>
        <w:t xml:space="preserve"> </w:t>
      </w:r>
      <w:r w:rsidRPr="002E75C8">
        <w:rPr>
          <w:rFonts w:ascii="Arial" w:hAnsi="Arial" w:cs="Arial"/>
          <w:color w:val="000000" w:themeColor="text1"/>
          <w:sz w:val="22"/>
          <w:szCs w:val="22"/>
        </w:rPr>
        <w:t xml:space="preserve">innovation] and extending our collaboration. </w:t>
      </w:r>
    </w:p>
    <w:p w14:paraId="6CE4C837" w14:textId="77777777" w:rsidR="007C021A" w:rsidRPr="002E75C8" w:rsidRDefault="007C021A" w:rsidP="007C021A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1FE1C8D0" w14:textId="77777777" w:rsidR="005C0AD0" w:rsidRPr="002E75C8" w:rsidRDefault="005C0AD0" w:rsidP="005C0AD0">
      <w:pPr>
        <w:rPr>
          <w:rFonts w:ascii="Arial" w:hAnsi="Arial" w:cs="Arial"/>
          <w:color w:val="000000" w:themeColor="text1"/>
          <w:sz w:val="22"/>
          <w:szCs w:val="22"/>
        </w:rPr>
      </w:pPr>
      <w:r w:rsidRPr="002E75C8">
        <w:rPr>
          <w:rFonts w:ascii="Arial" w:hAnsi="Arial" w:cs="Arial"/>
          <w:color w:val="000000" w:themeColor="text1"/>
          <w:sz w:val="22"/>
          <w:szCs w:val="22"/>
        </w:rPr>
        <w:t>Sincerely,</w:t>
      </w:r>
    </w:p>
    <w:p w14:paraId="33E19D85" w14:textId="77777777" w:rsidR="005C0AD0" w:rsidRPr="002E75C8" w:rsidRDefault="005C0AD0" w:rsidP="005C0AD0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7164B581" w14:textId="6FDB7B2C" w:rsidR="005C0AD0" w:rsidRPr="002E75C8" w:rsidRDefault="002E75C8" w:rsidP="005C0AD0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[</w:t>
      </w:r>
      <w:ins w:id="22" w:author="Regina NG (NP)" w:date="2023-09-26T16:17:00Z">
        <w:r w:rsidR="007606E4">
          <w:rPr>
            <w:rFonts w:ascii="Arial" w:hAnsi="Arial" w:cs="Arial"/>
            <w:color w:val="000000" w:themeColor="text1"/>
            <w:sz w:val="22"/>
            <w:szCs w:val="22"/>
          </w:rPr>
          <w:sym w:font="Wingdings" w:char="F06C"/>
        </w:r>
      </w:ins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5C0AD0" w:rsidRPr="002E75C8">
        <w:rPr>
          <w:rFonts w:ascii="Arial" w:hAnsi="Arial" w:cs="Arial"/>
          <w:color w:val="000000" w:themeColor="text1"/>
          <w:sz w:val="22"/>
          <w:szCs w:val="22"/>
        </w:rPr>
        <w:t>Your Name]</w:t>
      </w:r>
    </w:p>
    <w:p w14:paraId="3F940CED" w14:textId="77777777" w:rsidR="007C021A" w:rsidRPr="002E75C8" w:rsidRDefault="007C021A" w:rsidP="005C0AD0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2DC0ABB4" w14:textId="52112AA3" w:rsidR="007C021A" w:rsidRPr="002E75C8" w:rsidRDefault="002E75C8" w:rsidP="005C0AD0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[</w:t>
      </w:r>
      <w:ins w:id="23" w:author="Regina NG (NP)" w:date="2023-09-26T16:17:00Z">
        <w:r w:rsidR="007606E4">
          <w:rPr>
            <w:rFonts w:ascii="Arial" w:hAnsi="Arial" w:cs="Arial"/>
            <w:color w:val="000000" w:themeColor="text1"/>
            <w:sz w:val="22"/>
            <w:szCs w:val="22"/>
          </w:rPr>
          <w:sym w:font="Wingdings" w:char="F06C"/>
        </w:r>
      </w:ins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7C021A" w:rsidRPr="002E75C8">
        <w:rPr>
          <w:rFonts w:ascii="Arial" w:hAnsi="Arial" w:cs="Arial"/>
          <w:color w:val="000000" w:themeColor="text1"/>
          <w:sz w:val="22"/>
          <w:szCs w:val="22"/>
        </w:rPr>
        <w:t>Typed Name and Designation]</w:t>
      </w:r>
    </w:p>
    <w:p w14:paraId="5387D66E" w14:textId="77777777" w:rsidR="005C0AD0" w:rsidRPr="002E75C8" w:rsidRDefault="005C0AD0" w:rsidP="00D10D3A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1D3A2316" w14:textId="77777777" w:rsidR="005C0AD0" w:rsidRDefault="005C0AD0" w:rsidP="00D10D3A">
      <w:pPr>
        <w:rPr>
          <w:rFonts w:ascii="Arial" w:hAnsi="Arial" w:cs="Arial"/>
          <w:sz w:val="22"/>
          <w:szCs w:val="22"/>
        </w:rPr>
      </w:pPr>
    </w:p>
    <w:sectPr w:rsidR="005C0AD0" w:rsidSect="007A5310">
      <w:headerReference w:type="even" r:id="rId13"/>
      <w:headerReference w:type="default" r:id="rId14"/>
      <w:headerReference w:type="first" r:id="rId15"/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3" w:author="Regina NG (NP)" w:date="2023-09-26T10:12:00Z" w:initials="RN(">
    <w:p w14:paraId="3A4667E6" w14:textId="5C763F39" w:rsidR="00062C50" w:rsidRDefault="00062C50">
      <w:pPr>
        <w:pStyle w:val="CommentText"/>
      </w:pPr>
      <w:r>
        <w:rPr>
          <w:rStyle w:val="CommentReference"/>
        </w:rPr>
        <w:annotationRef/>
      </w:r>
      <w:r>
        <w:t>For Reference to the user of the sample letter:</w:t>
      </w:r>
    </w:p>
    <w:p w14:paraId="2EB32CAF" w14:textId="77777777" w:rsidR="00062C50" w:rsidRDefault="00062C50" w:rsidP="00062C50">
      <w:pPr>
        <w:pStyle w:val="CommentText"/>
      </w:pPr>
      <w:r>
        <w:t>An in-kind contribution is a contribution of a good or service other than money.</w:t>
      </w:r>
    </w:p>
    <w:p w14:paraId="2AC61483" w14:textId="0E0D17AD" w:rsidR="00062C50" w:rsidRDefault="00062C50" w:rsidP="00062C50">
      <w:pPr>
        <w:pStyle w:val="CommentText"/>
      </w:pPr>
      <w:r>
        <w:t>Some examples of contributions by your industry partners include:</w:t>
      </w:r>
    </w:p>
    <w:p w14:paraId="0C0D9E64" w14:textId="79FF09B4" w:rsidR="00062C50" w:rsidRDefault="00062C50" w:rsidP="00062C50">
      <w:pPr>
        <w:pStyle w:val="CommentText"/>
      </w:pPr>
      <w:r>
        <w:t>1. voluntary labour (for example, Lab testing)</w:t>
      </w:r>
    </w:p>
    <w:p w14:paraId="018209AB" w14:textId="77777777" w:rsidR="00062C50" w:rsidRDefault="00062C50" w:rsidP="00062C50">
      <w:pPr>
        <w:pStyle w:val="CommentText"/>
      </w:pPr>
      <w:r>
        <w:t>2. donated goods (for example, sample specimens/tools/consumables)</w:t>
      </w:r>
    </w:p>
    <w:p w14:paraId="1D5698D2" w14:textId="6BECF859" w:rsidR="00062C50" w:rsidRDefault="00062C50" w:rsidP="00062C50">
      <w:pPr>
        <w:pStyle w:val="CommentText"/>
      </w:pPr>
      <w:r>
        <w:t>3. donated services (for example, professional advice from the domain specialist)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D5698D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D5698D2" w16cid:durableId="28BD2CF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0604D" w14:textId="77777777" w:rsidR="00631186" w:rsidRDefault="00631186" w:rsidP="00D10D3A">
      <w:r>
        <w:separator/>
      </w:r>
    </w:p>
  </w:endnote>
  <w:endnote w:type="continuationSeparator" w:id="0">
    <w:p w14:paraId="09FA1512" w14:textId="77777777" w:rsidR="00631186" w:rsidRDefault="00631186" w:rsidP="00D10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6DB07" w14:textId="77777777" w:rsidR="00631186" w:rsidRDefault="00631186" w:rsidP="00D10D3A">
      <w:r>
        <w:separator/>
      </w:r>
    </w:p>
  </w:footnote>
  <w:footnote w:type="continuationSeparator" w:id="0">
    <w:p w14:paraId="64103D6A" w14:textId="77777777" w:rsidR="00631186" w:rsidRDefault="00631186" w:rsidP="00D10D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789B2" w14:textId="54968547" w:rsidR="00F6713D" w:rsidRDefault="00F6713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83D634" wp14:editId="20E18F4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6235" cy="361315"/>
              <wp:effectExtent l="0" t="0" r="12065" b="635"/>
              <wp:wrapNone/>
              <wp:docPr id="726292140" name="Text Box 3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623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D0793E" w14:textId="43C82739" w:rsidR="00F6713D" w:rsidRPr="00F6713D" w:rsidRDefault="00F6713D" w:rsidP="00F6713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F6713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83D63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                    Official Open" style="position:absolute;margin-left:0;margin-top:0;width:128.05pt;height:28.4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67D0793E" w14:textId="43C82739" w:rsidR="00F6713D" w:rsidRPr="00F6713D" w:rsidRDefault="00F6713D" w:rsidP="00F6713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F6713D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7D231" w14:textId="3B79FD1E" w:rsidR="007A5310" w:rsidRDefault="00F6713D">
    <w:pPr>
      <w:pStyle w:val="Header"/>
    </w:pPr>
    <w:del w:id="24" w:author="Benjamin WING (NP)" w:date="2026-01-09T13:21:00Z" w16du:dateUtc="2026-01-09T05:21:00Z">
      <w:r w:rsidDel="00EB1A4D"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7A13358" wp14:editId="51F02B8F">
                <wp:simplePos x="914400" y="45085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1626235" cy="361315"/>
                <wp:effectExtent l="0" t="0" r="12065" b="635"/>
                <wp:wrapNone/>
                <wp:docPr id="477277888" name="Text Box 4" descr="                    Official Open">
                  <a:extLst xmlns:a="http://schemas.openxmlformats.org/drawingml/2006/main">
                    <a:ext uri="{5AE41FA2-C0FF-4470-9BD4-5FADCA87CBE2}">
                      <aclsh:classification xmlns:aclsh="http://schemas.microsoft.com/office/drawing/2020/classificationShape" classificationOutcomeType="hdr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235" cy="361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F056FD" w14:textId="2C460E30" w:rsidR="00F6713D" w:rsidRPr="00F6713D" w:rsidRDefault="00F6713D" w:rsidP="00F6713D">
                            <w:pPr>
                              <w:rPr>
                                <w:rFonts w:ascii="Calibri" w:eastAsia="Calibri" w:hAnsi="Calibri" w:cs="Calibri"/>
                                <w:noProof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6713D">
                              <w:rPr>
                                <w:rFonts w:ascii="Calibri" w:eastAsia="Calibri" w:hAnsi="Calibri" w:cs="Calibri"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Official Open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A1335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alt="                    Official Open" style="position:absolute;margin-left:0;margin-top:0;width:128.05pt;height:28.4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" filled="f" stroked="f">
                <v:fill o:detectmouseclick="t"/>
                <v:textbox style="mso-fit-shape-to-text:t" inset="20pt,15pt,0,0">
                  <w:txbxContent>
                    <w:p w14:paraId="71F056FD" w14:textId="2C460E30" w:rsidR="00F6713D" w:rsidRPr="00F6713D" w:rsidRDefault="00F6713D" w:rsidP="00F6713D">
                      <w:pPr>
                        <w:rPr>
                          <w:rFonts w:ascii="Calibri" w:eastAsia="Calibri" w:hAnsi="Calibri" w:cs="Calibri"/>
                          <w:noProof/>
                          <w:color w:val="000000"/>
                          <w:sz w:val="22"/>
                          <w:szCs w:val="22"/>
                        </w:rPr>
                      </w:pPr>
                      <w:r w:rsidRPr="00F6713D">
                        <w:rPr>
                          <w:rFonts w:ascii="Calibri" w:eastAsia="Calibri" w:hAnsi="Calibri" w:cs="Calibri"/>
                          <w:noProof/>
                          <w:color w:val="000000"/>
                          <w:sz w:val="22"/>
                          <w:szCs w:val="22"/>
                        </w:rPr>
                        <w:t xml:space="preserve">                    Official Open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del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84E73" w14:textId="4C85A7CE" w:rsidR="00F6713D" w:rsidRDefault="00F6713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E837522" wp14:editId="69B0D2E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6235" cy="361315"/>
              <wp:effectExtent l="0" t="0" r="12065" b="635"/>
              <wp:wrapNone/>
              <wp:docPr id="26888011" name="Text Box 2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623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BDE93C" w14:textId="78A95538" w:rsidR="00F6713D" w:rsidRPr="00F6713D" w:rsidRDefault="00F6713D" w:rsidP="00F6713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F6713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83752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                    Official Open" style="position:absolute;margin-left:0;margin-top:0;width:128.05pt;height:28.4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08BDE93C" w14:textId="78A95538" w:rsidR="00F6713D" w:rsidRPr="00F6713D" w:rsidRDefault="00F6713D" w:rsidP="00F6713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F6713D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45AD2"/>
    <w:multiLevelType w:val="hybridMultilevel"/>
    <w:tmpl w:val="DB4687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4E57B6"/>
    <w:multiLevelType w:val="hybridMultilevel"/>
    <w:tmpl w:val="63E48DCC"/>
    <w:lvl w:ilvl="0" w:tplc="2B5027C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A92E3E"/>
    <w:multiLevelType w:val="hybridMultilevel"/>
    <w:tmpl w:val="6B9E13F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7C54399"/>
    <w:multiLevelType w:val="hybridMultilevel"/>
    <w:tmpl w:val="15746B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5D3CA3"/>
    <w:multiLevelType w:val="hybridMultilevel"/>
    <w:tmpl w:val="B94E69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69761">
    <w:abstractNumId w:val="4"/>
  </w:num>
  <w:num w:numId="2" w16cid:durableId="297031108">
    <w:abstractNumId w:val="1"/>
  </w:num>
  <w:num w:numId="3" w16cid:durableId="888806987">
    <w:abstractNumId w:val="0"/>
  </w:num>
  <w:num w:numId="4" w16cid:durableId="106774281">
    <w:abstractNumId w:val="3"/>
  </w:num>
  <w:num w:numId="5" w16cid:durableId="1856994358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gina NG (NP)">
    <w15:presenceInfo w15:providerId="None" w15:userId="Regina NG (NP)"/>
  </w15:person>
  <w15:person w15:author="Benjamin WING (NP)">
    <w15:presenceInfo w15:providerId="AD" w15:userId="S::wbl2@np.edu.sg::f666fb25-bc43-4daa-8e3e-8699dad722f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rCwMDcwMzA0NTcysTBW0lEKTi0uzszPAykwrQUAYsymsSwAAAA="/>
  </w:docVars>
  <w:rsids>
    <w:rsidRoot w:val="00D10D3A"/>
    <w:rsid w:val="00014215"/>
    <w:rsid w:val="000535B8"/>
    <w:rsid w:val="00062C50"/>
    <w:rsid w:val="00121F23"/>
    <w:rsid w:val="001453EF"/>
    <w:rsid w:val="001E11A0"/>
    <w:rsid w:val="0024091B"/>
    <w:rsid w:val="002E75C8"/>
    <w:rsid w:val="00356636"/>
    <w:rsid w:val="00571E74"/>
    <w:rsid w:val="005B122A"/>
    <w:rsid w:val="005C0AD0"/>
    <w:rsid w:val="005E5025"/>
    <w:rsid w:val="005F64B9"/>
    <w:rsid w:val="00631186"/>
    <w:rsid w:val="00660A0B"/>
    <w:rsid w:val="00743E8F"/>
    <w:rsid w:val="007606E4"/>
    <w:rsid w:val="007805FA"/>
    <w:rsid w:val="007A5310"/>
    <w:rsid w:val="007C021A"/>
    <w:rsid w:val="008F1BD2"/>
    <w:rsid w:val="00926758"/>
    <w:rsid w:val="009C1123"/>
    <w:rsid w:val="00A07026"/>
    <w:rsid w:val="00B160C1"/>
    <w:rsid w:val="00BE0469"/>
    <w:rsid w:val="00C70955"/>
    <w:rsid w:val="00C82361"/>
    <w:rsid w:val="00D10D3A"/>
    <w:rsid w:val="00D65563"/>
    <w:rsid w:val="00D929DD"/>
    <w:rsid w:val="00EB1A4D"/>
    <w:rsid w:val="00EE12BA"/>
    <w:rsid w:val="00F6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4041A0"/>
  <w15:chartTrackingRefBased/>
  <w15:docId w15:val="{571A19D6-6A31-4854-8667-8105B4478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D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10D3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D10D3A"/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rsid w:val="00D10D3A"/>
    <w:pPr>
      <w:tabs>
        <w:tab w:val="center" w:pos="4320"/>
        <w:tab w:val="right" w:pos="8640"/>
      </w:tabs>
    </w:pPr>
    <w:rPr>
      <w:rFonts w:eastAsia="SimSun"/>
      <w:sz w:val="24"/>
      <w:szCs w:val="24"/>
      <w:lang w:val="en-GB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D10D3A"/>
    <w:rPr>
      <w:rFonts w:ascii="Times New Roman" w:eastAsia="SimSun" w:hAnsi="Times New Roman" w:cs="Times New Roman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semiHidden/>
    <w:unhideWhenUsed/>
    <w:rsid w:val="00D10D3A"/>
    <w:pPr>
      <w:spacing w:after="120" w:line="480" w:lineRule="auto"/>
      <w:ind w:left="283"/>
    </w:pPr>
    <w:rPr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D10D3A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BE046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12B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2BA"/>
    <w:rPr>
      <w:rFonts w:ascii="Segoe UI" w:eastAsia="Times New Roman" w:hAnsi="Segoe UI" w:cs="Segoe UI"/>
      <w:sz w:val="18"/>
      <w:szCs w:val="18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535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35B8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35B8"/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35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35B8"/>
    <w:rPr>
      <w:rFonts w:ascii="Times New Roman" w:eastAsia="Times New Roman" w:hAnsi="Times New Roman" w:cs="Times New Roman"/>
      <w:b/>
      <w:bCs/>
      <w:sz w:val="20"/>
      <w:szCs w:val="20"/>
      <w:lang w:eastAsia="en-US"/>
    </w:rPr>
  </w:style>
  <w:style w:type="paragraph" w:styleId="Revision">
    <w:name w:val="Revision"/>
    <w:hidden/>
    <w:uiPriority w:val="99"/>
    <w:semiHidden/>
    <w:rsid w:val="002409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A7D6D425D094478EE9120487A8964C" ma:contentTypeVersion="16" ma:contentTypeDescription="Create a new document." ma:contentTypeScope="" ma:versionID="521719dcc2b3c2a8cd09504bf5590ba7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d19f62787f68be2d749a8cd47afde6f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4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 ma:readOnly="false">
      <xsd:simpleType>
        <xsd:restriction base="dms:Unknown"/>
      </xsd:simpleType>
    </xsd:element>
    <xsd:element name="PublishingExpirationDate" ma:index="5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5B6CD8-70EF-4FBE-9326-923F712522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4028D0-F715-4200-8509-3BB6D3F9726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86FE83C-1C95-46E6-99BB-BF9F5C6AF8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2</Pages>
  <Words>390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 Kok LEE (NP)</dc:creator>
  <cp:keywords/>
  <dc:description/>
  <cp:lastModifiedBy>Benjamin WING (NP)</cp:lastModifiedBy>
  <cp:revision>7</cp:revision>
  <dcterms:created xsi:type="dcterms:W3CDTF">2026-01-07T10:08:00Z</dcterms:created>
  <dcterms:modified xsi:type="dcterms:W3CDTF">2026-01-09T05:22:00Z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2a1a101dbbf540138c002678e02b5c863b07f199a6a03be1c5b0c47638ef3c0f</vt:lpwstr>
  </property>
  <property fmtid="{D5CDD505-2E9C-101B-9397-08002B2CF9AE}" pid="3" name="ContentTypeId">
    <vt:lpwstr>0x010100A5A7D6D425D094478EE9120487A8964C</vt:lpwstr>
  </property>
  <property fmtid="{D5CDD505-2E9C-101B-9397-08002B2CF9AE}" pid="4" name="ClassificationContentMarkingHeaderShapeIds">
    <vt:lpwstr>19a474b,2b4a56ac,1c72aec0</vt:lpwstr>
  </property>
  <property fmtid="{D5CDD505-2E9C-101B-9397-08002B2CF9AE}" pid="5" name="ClassificationContentMarkingHeaderFontProps">
    <vt:lpwstr>#000000,11,Calibri</vt:lpwstr>
  </property>
  <property fmtid="{D5CDD505-2E9C-101B-9397-08002B2CF9AE}" pid="6" name="ClassificationContentMarkingHeaderText">
    <vt:lpwstr>                    Official Open</vt:lpwstr>
  </property>
  <property fmtid="{D5CDD505-2E9C-101B-9397-08002B2CF9AE}" pid="7" name="MSIP_Label_dd7aeb4d-f421-48c2-a20e-7b6cd62b5b82_Enabled">
    <vt:lpwstr>true</vt:lpwstr>
  </property>
  <property fmtid="{D5CDD505-2E9C-101B-9397-08002B2CF9AE}" pid="8" name="MSIP_Label_dd7aeb4d-f421-48c2-a20e-7b6cd62b5b82_SetDate">
    <vt:lpwstr>2026-01-09T05:21:50Z</vt:lpwstr>
  </property>
  <property fmtid="{D5CDD505-2E9C-101B-9397-08002B2CF9AE}" pid="9" name="MSIP_Label_dd7aeb4d-f421-48c2-a20e-7b6cd62b5b82_Method">
    <vt:lpwstr>Privileged</vt:lpwstr>
  </property>
  <property fmtid="{D5CDD505-2E9C-101B-9397-08002B2CF9AE}" pid="10" name="MSIP_Label_dd7aeb4d-f421-48c2-a20e-7b6cd62b5b82_Name">
    <vt:lpwstr>dd7aeb4d-f421-48c2-a20e-7b6cd62b5b82</vt:lpwstr>
  </property>
  <property fmtid="{D5CDD505-2E9C-101B-9397-08002B2CF9AE}" pid="11" name="MSIP_Label_dd7aeb4d-f421-48c2-a20e-7b6cd62b5b82_SiteId">
    <vt:lpwstr>cba9e115-3016-4462-a1ab-a565cba0cdf1</vt:lpwstr>
  </property>
  <property fmtid="{D5CDD505-2E9C-101B-9397-08002B2CF9AE}" pid="12" name="MSIP_Label_dd7aeb4d-f421-48c2-a20e-7b6cd62b5b82_ActionId">
    <vt:lpwstr>0940999c-2c4b-4961-abb3-2245acdaf21a</vt:lpwstr>
  </property>
  <property fmtid="{D5CDD505-2E9C-101B-9397-08002B2CF9AE}" pid="13" name="MSIP_Label_dd7aeb4d-f421-48c2-a20e-7b6cd62b5b82_ContentBits">
    <vt:lpwstr>1</vt:lpwstr>
  </property>
  <property fmtid="{D5CDD505-2E9C-101B-9397-08002B2CF9AE}" pid="14" name="MSIP_Label_dd7aeb4d-f421-48c2-a20e-7b6cd62b5b82_Tag">
    <vt:lpwstr>10, 0, 1, 1</vt:lpwstr>
  </property>
</Properties>
</file>